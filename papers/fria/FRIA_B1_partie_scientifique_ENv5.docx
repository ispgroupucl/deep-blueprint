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comments.xml" ContentType="application/vnd.openxmlformats-officedocument.wordprocessingml.comments+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commentsExtended.xml" ContentType="application/vnd.openxmlformats-officedocument.wordprocessingml.commentsExtended+xml"/>
  <Override PartName="/word/webSettings.xml" ContentType="application/vnd.openxmlformats-officedocument.wordprocessingml.webSettings+xml"/>
  <Override PartName="/word/commentsIds.xml" ContentType="application/vnd.openxmlformats-officedocument.wordprocessingml.commentsIds+xml"/>
  <Override PartName="/word/settings.xml" ContentType="application/vnd.openxmlformats-officedocument.wordprocessingml.settings+xml"/>
  <Override PartName="/word/styles.xml" ContentType="application/vnd.openxmlformats-officedocument.wordprocessingml.styles+xml"/>
  <Override PartName="/word/people.xml" ContentType="application/vnd.openxmlformats-officedocument.wordprocessingml.people+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rPr>
          <w:rFonts w:cs="Arial"/>
          <w:b/>
          <w:sz w:val="20"/>
          <w:szCs w:val="20"/>
        </w:rPr>
      </w:pPr>
      <w:r>
        <w:rPr>
          <w:rFonts w:cs="Arial"/>
          <w:b/>
          <w:sz w:val="20"/>
          <w:szCs w:val="20"/>
        </w:rPr>
      </w:r>
      <w:r/>
    </w:p>
    <w:tbl>
      <w:tblPr>
        <w:tblW w:w="10206" w:type="dxa"/>
        <w:jc w:val="center"/>
        <w:tblLook w:val="04A0" w:firstRow="1" w:lastRow="0" w:firstColumn="1" w:lastColumn="0" w:noHBand="0" w:noVBand="1"/>
      </w:tblPr>
      <w:tblGrid>
        <w:gridCol w:w="4601"/>
        <w:gridCol w:w="5605"/>
      </w:tblGrid>
      <w:tr>
        <w:trPr>
          <w:jc w:val="center"/>
        </w:trPr>
        <w:tc>
          <w:tcPr>
            <w:tcBorders>
              <w:left w:val="single" w:color="000000" w:sz="4" w:space="0"/>
              <w:top w:val="single" w:color="000000" w:sz="4" w:space="0"/>
              <w:right w:val="single" w:color="000000" w:sz="4" w:space="0"/>
              <w:bottom w:val="single" w:color="000000" w:sz="4" w:space="0"/>
            </w:tcBorders>
            <w:tcW w:w="4601" w:type="dxa"/>
            <w:vAlign w:val="center"/>
            <w:textDirection w:val="lrTb"/>
            <w:noWrap w:val="false"/>
          </w:tcPr>
          <w:p>
            <w:pPr>
              <w:jc w:val="left"/>
            </w:pPr>
            <w:r>
              <w:rPr>
                <w:rFonts w:cs="Arial"/>
                <w:sz w:val="22"/>
                <w:szCs w:val="24"/>
              </w:rPr>
              <w:t xml:space="preserve">Full name of the applicant</w:t>
            </w:r>
            <w:r/>
          </w:p>
        </w:tc>
        <w:tc>
          <w:tcPr>
            <w:tcBorders>
              <w:left w:val="single" w:color="000000" w:sz="4" w:space="0"/>
              <w:top w:val="single" w:color="000000" w:sz="4" w:space="0"/>
              <w:right w:val="single" w:color="000000" w:sz="4" w:space="0"/>
              <w:bottom w:val="single" w:color="000000" w:sz="4" w:space="0"/>
            </w:tcBorders>
            <w:tcW w:w="5604" w:type="dxa"/>
            <w:vAlign w:val="center"/>
            <w:textDirection w:val="lrTb"/>
            <w:noWrap w:val="false"/>
          </w:tcPr>
          <w:p>
            <w:pPr>
              <w:jc w:val="left"/>
              <w:rPr>
                <w:rFonts w:cs="Arial"/>
                <w:szCs w:val="24"/>
              </w:rPr>
            </w:pPr>
            <w:r>
              <w:rPr>
                <w:rFonts w:cs="Arial"/>
                <w:szCs w:val="24"/>
              </w:rPr>
              <w:t xml:space="preserve">Victor Joos</w:t>
            </w:r>
            <w:r/>
          </w:p>
        </w:tc>
      </w:tr>
      <w:tr>
        <w:trPr>
          <w:jc w:val="center"/>
        </w:trPr>
        <w:tc>
          <w:tcPr>
            <w:tcBorders>
              <w:left w:val="single" w:color="000000" w:sz="4" w:space="0"/>
              <w:top w:val="single" w:color="000000" w:sz="4" w:space="0"/>
              <w:right w:val="single" w:color="000000" w:sz="4" w:space="0"/>
              <w:bottom w:val="single" w:color="000000" w:sz="4" w:space="0"/>
            </w:tcBorders>
            <w:tcW w:w="4601" w:type="dxa"/>
            <w:vAlign w:val="center"/>
            <w:textDirection w:val="lrTb"/>
            <w:noWrap w:val="false"/>
          </w:tcPr>
          <w:p>
            <w:pPr>
              <w:jc w:val="left"/>
            </w:pPr>
            <w:r>
              <w:rPr>
                <w:rFonts w:cs="Arial"/>
                <w:sz w:val="22"/>
              </w:rPr>
              <w:t xml:space="preserve">Reference</w:t>
            </w:r>
            <w:r/>
          </w:p>
        </w:tc>
        <w:tc>
          <w:tcPr>
            <w:tcBorders>
              <w:left w:val="single" w:color="000000" w:sz="4" w:space="0"/>
              <w:top w:val="single" w:color="000000" w:sz="4" w:space="0"/>
              <w:right w:val="single" w:color="000000" w:sz="4" w:space="0"/>
              <w:bottom w:val="single" w:color="000000" w:sz="4" w:space="0"/>
            </w:tcBorders>
            <w:tcW w:w="5604" w:type="dxa"/>
            <w:vAlign w:val="center"/>
            <w:textDirection w:val="lrTb"/>
            <w:noWrap w:val="false"/>
          </w:tcPr>
          <w:p>
            <w:pPr>
              <w:jc w:val="left"/>
              <w:rPr>
                <w:rFonts w:cs="Arial"/>
                <w:szCs w:val="24"/>
              </w:rPr>
            </w:pPr>
            <w:r>
              <w:rPr>
                <w:rFonts w:cs="Arial"/>
                <w:szCs w:val="24"/>
              </w:rPr>
            </w:r>
            <w:r/>
          </w:p>
        </w:tc>
      </w:tr>
    </w:tbl>
    <w:p>
      <w:pPr>
        <w:jc w:val="center"/>
        <w:spacing w:after="120" w:before="360"/>
      </w:pPr>
      <w:r>
        <w:rPr>
          <w:rFonts w:cs="Arial"/>
          <w:b/>
          <w:sz w:val="32"/>
          <w:szCs w:val="32"/>
        </w:rPr>
        <w:t xml:space="preserve">SCIENTIFIC SECTION OF THE PROPOSAL</w:t>
      </w:r>
      <w:r/>
    </w:p>
    <w:p>
      <w:pPr>
        <w:jc w:val="center"/>
        <w:spacing w:after="120"/>
      </w:pPr>
      <w:r>
        <w:rPr>
          <w:rFonts w:cs="Arial"/>
          <w:smallCaps/>
          <w:sz w:val="20"/>
          <w:szCs w:val="20"/>
        </w:rPr>
        <w:t xml:space="preserve">Main language chosen = English</w:t>
      </w:r>
      <w:r/>
    </w:p>
    <w:p>
      <w:pPr>
        <w:jc w:val="center"/>
        <w:rPr>
          <w:rFonts w:cs="Arial"/>
          <w:b/>
          <w:sz w:val="20"/>
          <w:szCs w:val="20"/>
        </w:rPr>
      </w:pPr>
      <w:r>
        <w:rPr>
          <w:rFonts w:cs="Arial"/>
          <w:b/>
          <w:sz w:val="20"/>
          <w:szCs w:val="20"/>
        </w:rPr>
      </w:r>
      <w:r/>
    </w:p>
    <w:tbl>
      <w:tblPr>
        <w:tblW w:w="6315" w:type="dxa"/>
        <w:tblInd w:w="2057" w:type="dxa"/>
        <w:tblCellMar>
          <w:left w:w="113" w:type="dxa"/>
          <w:top w:w="113" w:type="dxa"/>
          <w:right w:w="113" w:type="dxa"/>
          <w:bottom w:w="113" w:type="dxa"/>
        </w:tblCellMar>
        <w:tblLook w:val="0000" w:firstRow="0" w:lastRow="0" w:firstColumn="0" w:lastColumn="0" w:noHBand="0" w:noVBand="0"/>
      </w:tblPr>
      <w:tblGrid>
        <w:gridCol w:w="6315"/>
      </w:tblGrid>
      <w:tr>
        <w:trPr>
          <w:trHeight w:val="1474"/>
        </w:trPr>
        <w:tc>
          <w:tcPr>
            <w:tcBorders>
              <w:left w:val="single" w:color="000000" w:sz="4" w:space="0"/>
              <w:top w:val="single" w:color="000000" w:sz="4" w:space="0"/>
              <w:right w:val="single" w:color="000000" w:sz="4" w:space="0"/>
              <w:bottom w:val="single" w:color="000000" w:sz="4" w:space="0"/>
            </w:tcBorders>
            <w:tcW w:w="6315" w:type="dxa"/>
            <w:textDirection w:val="lrTb"/>
            <w:noWrap w:val="false"/>
          </w:tcPr>
          <w:p>
            <w:pPr>
              <w:ind w:left="86"/>
              <w:jc w:val="left"/>
            </w:pPr>
            <w:r>
              <w:rPr>
                <w:rFonts w:cs="Arial"/>
                <w:sz w:val="20"/>
                <w:szCs w:val="20"/>
              </w:rPr>
              <w:t xml:space="preserve">This part includes the following elements:</w:t>
            </w:r>
            <w:r/>
          </w:p>
          <w:p>
            <w:pPr>
              <w:ind w:left="86"/>
              <w:jc w:val="left"/>
              <w:rPr>
                <w:rFonts w:cs="Arial"/>
                <w:sz w:val="20"/>
                <w:szCs w:val="20"/>
              </w:rPr>
            </w:pPr>
            <w:r>
              <w:rPr>
                <w:rFonts w:cs="Arial"/>
                <w:sz w:val="20"/>
                <w:szCs w:val="20"/>
              </w:rPr>
            </w:r>
            <w:r/>
          </w:p>
          <w:p>
            <w:pPr>
              <w:pStyle w:val="592"/>
              <w:numPr>
                <w:ilvl w:val="0"/>
                <w:numId w:val="1"/>
              </w:numPr>
              <w:ind w:left="806"/>
            </w:pPr>
            <w:r>
              <w:rPr>
                <w:rFonts w:cs="Arial"/>
                <w:sz w:val="20"/>
                <w:szCs w:val="20"/>
              </w:rPr>
              <w:t xml:space="preserve">Description of the research project</w:t>
            </w:r>
            <w:r/>
          </w:p>
          <w:p>
            <w:pPr>
              <w:pStyle w:val="592"/>
              <w:numPr>
                <w:ilvl w:val="0"/>
                <w:numId w:val="1"/>
              </w:numPr>
              <w:ind w:left="750" w:hanging="304"/>
            </w:pPr>
            <w:r>
              <w:rPr>
                <w:rFonts w:cs="Arial"/>
                <w:sz w:val="20"/>
                <w:szCs w:val="20"/>
              </w:rPr>
              <w:t xml:space="preserve">Comments on changes made in the research project in case of resubmission (optional)</w:t>
            </w:r>
            <w:r/>
          </w:p>
          <w:p>
            <w:pPr>
              <w:pStyle w:val="592"/>
              <w:numPr>
                <w:ilvl w:val="0"/>
                <w:numId w:val="1"/>
              </w:numPr>
              <w:ind w:left="750" w:hanging="304"/>
            </w:pPr>
            <w:r>
              <w:rPr>
                <w:rFonts w:cs="Arial"/>
                <w:color w:val="FF0000"/>
                <w:sz w:val="20"/>
                <w:szCs w:val="20"/>
              </w:rPr>
              <w:t xml:space="preserve">Activities report on the first year of doctorate (</w:t>
            </w:r>
            <w:r>
              <w:rPr>
                <w:rFonts w:cs="Arial"/>
                <w:b/>
                <w:color w:val="FF0000"/>
                <w:sz w:val="20"/>
                <w:szCs w:val="20"/>
              </w:rPr>
              <w:t xml:space="preserve">ONLY</w:t>
            </w:r>
            <w:r>
              <w:rPr>
                <w:rFonts w:cs="Arial"/>
                <w:color w:val="FF0000"/>
                <w:sz w:val="20"/>
                <w:szCs w:val="20"/>
              </w:rPr>
              <w:t xml:space="preserve"> for 1</w:t>
            </w:r>
            <w:r>
              <w:rPr>
                <w:rFonts w:cs="Arial"/>
                <w:color w:val="FF0000"/>
                <w:sz w:val="20"/>
                <w:szCs w:val="20"/>
                <w:vertAlign w:val="superscript"/>
              </w:rPr>
              <w:t xml:space="preserve">st</w:t>
            </w:r>
            <w:r>
              <w:rPr>
                <w:rFonts w:cs="Arial"/>
                <w:color w:val="FF0000"/>
                <w:sz w:val="20"/>
                <w:szCs w:val="20"/>
              </w:rPr>
              <w:t xml:space="preserve"> grant - </w:t>
            </w:r>
            <w:r>
              <w:rPr>
                <w:rFonts w:cs="Arial"/>
                <w:b/>
                <w:color w:val="FF0000"/>
                <w:sz w:val="20"/>
                <w:szCs w:val="20"/>
                <w:u w:val="single"/>
              </w:rPr>
              <w:t xml:space="preserve">2</w:t>
            </w:r>
            <w:r>
              <w:rPr>
                <w:rFonts w:cs="Arial"/>
                <w:b/>
                <w:color w:val="FF0000"/>
                <w:sz w:val="20"/>
                <w:szCs w:val="20"/>
                <w:u w:val="single"/>
                <w:vertAlign w:val="superscript"/>
              </w:rPr>
              <w:t xml:space="preserve">nd</w:t>
            </w:r>
            <w:r>
              <w:rPr>
                <w:rFonts w:cs="Arial"/>
                <w:b/>
                <w:color w:val="FF0000"/>
                <w:sz w:val="20"/>
                <w:szCs w:val="20"/>
                <w:u w:val="single"/>
              </w:rPr>
              <w:t xml:space="preserve"> year</w:t>
            </w:r>
            <w:r>
              <w:rPr>
                <w:rFonts w:cs="Arial"/>
                <w:color w:val="FF0000"/>
                <w:sz w:val="20"/>
                <w:szCs w:val="20"/>
              </w:rPr>
              <w:t xml:space="preserve"> </w:t>
            </w:r>
            <w:r>
              <w:rPr>
                <w:rFonts w:cs="Arial"/>
                <w:color w:val="FF0000"/>
                <w:sz w:val="20"/>
                <w:szCs w:val="20"/>
              </w:rPr>
              <w:t xml:space="preserve">applicants)</w:t>
            </w:r>
            <w:r>
              <w:rPr>
                <w:rFonts w:cs="Arial"/>
                <w:b/>
                <w:color w:val="FF0000"/>
                <w:sz w:val="20"/>
                <w:szCs w:val="20"/>
              </w:rPr>
              <w:t xml:space="preserve">*</w:t>
            </w:r>
            <w:r/>
          </w:p>
          <w:p>
            <w:pPr>
              <w:pStyle w:val="592"/>
              <w:numPr>
                <w:ilvl w:val="0"/>
                <w:numId w:val="1"/>
              </w:numPr>
              <w:ind w:left="750" w:hanging="304"/>
            </w:pPr>
            <w:r>
              <w:rPr>
                <w:rFonts w:cs="Arial"/>
                <w:sz w:val="20"/>
                <w:szCs w:val="20"/>
              </w:rPr>
              <w:t xml:space="preserve">Potential interdisciplinary approach of the research project (optional)</w:t>
            </w:r>
            <w:r/>
          </w:p>
          <w:p>
            <w:pPr>
              <w:pStyle w:val="592"/>
              <w:numPr>
                <w:ilvl w:val="0"/>
                <w:numId w:val="1"/>
              </w:numPr>
              <w:ind w:left="806"/>
            </w:pPr>
            <w:r>
              <w:rPr>
                <w:rFonts w:cs="Arial"/>
                <w:sz w:val="20"/>
                <w:szCs w:val="20"/>
              </w:rPr>
              <w:t xml:space="preserve">Descrip</w:t>
            </w:r>
            <w:r>
              <w:rPr>
                <w:rFonts w:cs="Arial"/>
                <w:sz w:val="20"/>
                <w:szCs w:val="20"/>
              </w:rPr>
              <w:t xml:space="preserve">tion of the work environment</w:t>
            </w:r>
            <w:r/>
          </w:p>
          <w:p>
            <w:pPr>
              <w:pStyle w:val="592"/>
              <w:numPr>
                <w:ilvl w:val="0"/>
                <w:numId w:val="1"/>
              </w:numPr>
              <w:ind w:left="806"/>
            </w:pPr>
            <w:r>
              <w:rPr>
                <w:rFonts w:cs="Arial"/>
                <w:sz w:val="20"/>
                <w:szCs w:val="20"/>
              </w:rPr>
              <w:t xml:space="preserve">Summary of the master’s thesis or equivalent</w:t>
            </w:r>
            <w:r/>
          </w:p>
          <w:p>
            <w:pPr>
              <w:pStyle w:val="592"/>
              <w:numPr>
                <w:ilvl w:val="0"/>
                <w:numId w:val="1"/>
              </w:numPr>
              <w:ind w:left="806"/>
            </w:pPr>
            <w:r>
              <w:rPr>
                <w:rFonts w:cs="Arial"/>
                <w:sz w:val="20"/>
                <w:szCs w:val="20"/>
              </w:rPr>
              <w:t xml:space="preserve">Additionnal</w:t>
            </w:r>
            <w:r>
              <w:rPr>
                <w:rFonts w:cs="Arial"/>
                <w:sz w:val="20"/>
                <w:szCs w:val="20"/>
              </w:rPr>
              <w:t xml:space="preserve"> comments (optional)</w:t>
            </w:r>
            <w:r/>
          </w:p>
          <w:p>
            <w:pPr>
              <w:pStyle w:val="592"/>
              <w:numPr>
                <w:ilvl w:val="0"/>
                <w:numId w:val="1"/>
              </w:numPr>
              <w:ind w:left="806"/>
            </w:pPr>
            <w:r>
              <w:rPr>
                <w:rFonts w:cs="Arial"/>
                <w:sz w:val="20"/>
                <w:szCs w:val="20"/>
              </w:rPr>
              <w:t xml:space="preserve">Ph.D. work calendar per month</w:t>
            </w:r>
            <w:r/>
          </w:p>
          <w:p>
            <w:pPr>
              <w:jc w:val="left"/>
              <w:rPr>
                <w:rFonts w:cs="Arial"/>
                <w:sz w:val="20"/>
                <w:szCs w:val="20"/>
              </w:rPr>
            </w:pPr>
            <w:r>
              <w:rPr>
                <w:rFonts w:cs="Arial"/>
                <w:sz w:val="20"/>
                <w:szCs w:val="20"/>
              </w:rPr>
            </w:r>
            <w:r/>
          </w:p>
          <w:p>
            <w:pPr>
              <w:pStyle w:val="592"/>
              <w:ind w:left="0"/>
            </w:pPr>
            <w:r>
              <w:rPr>
                <w:rFonts w:ascii="Calibri" w:hAnsi="Calibri"/>
                <w:b/>
                <w:bCs/>
                <w:color w:val="FF0000"/>
                <w:sz w:val="22"/>
              </w:rPr>
              <w:t xml:space="preserve">* “1</w:t>
            </w:r>
            <w:r>
              <w:rPr>
                <w:rFonts w:ascii="Calibri" w:hAnsi="Calibri"/>
                <w:b/>
                <w:bCs/>
                <w:color w:val="FF0000"/>
                <w:sz w:val="22"/>
                <w:vertAlign w:val="superscript"/>
              </w:rPr>
              <w:t xml:space="preserve">st</w:t>
            </w:r>
            <w:r>
              <w:rPr>
                <w:rFonts w:ascii="Calibri" w:hAnsi="Calibri"/>
                <w:b/>
                <w:bCs/>
                <w:color w:val="FF0000"/>
                <w:sz w:val="22"/>
              </w:rPr>
              <w:t xml:space="preserve"> grant - 2</w:t>
            </w:r>
            <w:r>
              <w:rPr>
                <w:rFonts w:ascii="Calibri" w:hAnsi="Calibri"/>
                <w:b/>
                <w:bCs/>
                <w:color w:val="FF0000"/>
                <w:sz w:val="22"/>
                <w:vertAlign w:val="superscript"/>
              </w:rPr>
              <w:t xml:space="preserve">nd</w:t>
            </w:r>
            <w:r>
              <w:rPr>
                <w:rFonts w:ascii="Calibri" w:hAnsi="Calibri"/>
                <w:b/>
                <w:bCs/>
                <w:color w:val="FF0000"/>
                <w:sz w:val="22"/>
              </w:rPr>
              <w:t xml:space="preserve"> year” applicants have already worked on a full-time basis for </w:t>
            </w:r>
            <w:r>
              <w:rPr>
                <w:rFonts w:ascii="Calibri" w:hAnsi="Calibri"/>
                <w:b/>
                <w:bCs/>
                <w:color w:val="FF0000"/>
                <w:sz w:val="22"/>
              </w:rPr>
              <w:t xml:space="preserve">one year</w:t>
            </w:r>
            <w:r>
              <w:rPr>
                <w:rFonts w:ascii="Calibri" w:hAnsi="Calibri"/>
                <w:b/>
                <w:bCs/>
                <w:color w:val="FF0000"/>
                <w:sz w:val="22"/>
              </w:rPr>
              <w:t xml:space="preserve"> full time equivalent on the Ph.D. project submitted to the FRIA.</w:t>
            </w:r>
            <w:r/>
          </w:p>
          <w:p>
            <w:pPr>
              <w:jc w:val="left"/>
              <w:rPr>
                <w:rFonts w:cs="Arial"/>
                <w:sz w:val="20"/>
                <w:szCs w:val="20"/>
              </w:rPr>
            </w:pPr>
            <w:r>
              <w:rPr>
                <w:rFonts w:cs="Arial"/>
                <w:sz w:val="20"/>
                <w:szCs w:val="20"/>
              </w:rPr>
            </w:r>
            <w:r/>
          </w:p>
          <w:p>
            <w:r>
              <w:rPr>
                <w:rFonts w:cs="Arial"/>
                <w:b/>
                <w:bCs/>
                <w:color w:val="1F497D"/>
                <w:sz w:val="20"/>
                <w:szCs w:val="20"/>
              </w:rPr>
              <w:t xml:space="preserve">The applicant must fill in the sections below and convert the file into an </w:t>
            </w:r>
            <w:r>
              <w:rPr>
                <w:rFonts w:cs="Arial"/>
                <w:b/>
                <w:bCs/>
                <w:color w:val="1F497D"/>
                <w:sz w:val="20"/>
                <w:szCs w:val="20"/>
                <w:u w:val="single"/>
              </w:rPr>
              <w:t xml:space="preserve">unprotected PDF</w:t>
            </w:r>
            <w:r>
              <w:rPr>
                <w:rFonts w:cs="Arial"/>
                <w:b/>
                <w:bCs/>
                <w:color w:val="1F497D"/>
                <w:sz w:val="20"/>
                <w:szCs w:val="20"/>
              </w:rPr>
              <w:t xml:space="preserve"> before appending it to the online application form.</w:t>
            </w:r>
            <w:r/>
          </w:p>
          <w:p>
            <w:pPr>
              <w:jc w:val="left"/>
              <w:rPr>
                <w:rFonts w:cs="Arial"/>
                <w:sz w:val="20"/>
                <w:szCs w:val="20"/>
              </w:rPr>
            </w:pPr>
            <w:r>
              <w:rPr>
                <w:rFonts w:cs="Arial"/>
                <w:sz w:val="20"/>
                <w:szCs w:val="20"/>
              </w:rPr>
            </w:r>
            <w:r/>
          </w:p>
          <w:p>
            <w:r>
              <w:rPr>
                <w:rFonts w:cs="Arial"/>
                <w:sz w:val="20"/>
                <w:szCs w:val="20"/>
              </w:rPr>
              <w:t xml:space="preserve">The F.R.S.-FNRS insists on </w:t>
            </w:r>
            <w:r>
              <w:rPr>
                <w:rFonts w:cs="Arial"/>
                <w:b/>
                <w:sz w:val="20"/>
                <w:szCs w:val="20"/>
              </w:rPr>
              <w:t xml:space="preserve">strict compliance </w:t>
            </w:r>
            <w:r>
              <w:rPr>
                <w:rFonts w:cs="Arial"/>
                <w:b/>
                <w:sz w:val="20"/>
                <w:szCs w:val="20"/>
              </w:rPr>
              <w:t xml:space="preserve">with the instructions given for each part of the proposal</w:t>
            </w:r>
            <w:r>
              <w:rPr>
                <w:rFonts w:cs="Arial"/>
                <w:sz w:val="20"/>
                <w:szCs w:val="20"/>
              </w:rPr>
              <w:t xml:space="preserve"> (scientific section relevant to the instrument selected, number of pages allowed for documents to be enclosed with the application form…) and stresses again the sovereign consideration of the juries</w:t>
            </w:r>
            <w:r>
              <w:rPr>
                <w:rFonts w:cs="Arial"/>
                <w:sz w:val="20"/>
                <w:szCs w:val="20"/>
              </w:rPr>
              <w:t xml:space="preserve"> in case the file would exceed the applicable page limit</w:t>
            </w:r>
            <w:r>
              <w:rPr>
                <w:sz w:val="20"/>
                <w:szCs w:val="20"/>
              </w:rPr>
              <w:t xml:space="preserve">.</w:t>
            </w:r>
            <w:r/>
          </w:p>
        </w:tc>
      </w:tr>
    </w:tbl>
    <w:p>
      <w:pPr>
        <w:pStyle w:val="592"/>
        <w:jc w:val="left"/>
        <w:spacing w:after="120" w:before="360"/>
      </w:pPr>
      <w:r/>
      <w:r/>
    </w:p>
    <w:p>
      <w:pPr>
        <w:pStyle w:val="592"/>
        <w:jc w:val="left"/>
        <w:spacing w:after="120" w:before="360"/>
      </w:pPr>
      <w:r/>
      <w:r/>
    </w:p>
    <w:p>
      <w:pPr>
        <w:pStyle w:val="592"/>
        <w:jc w:val="left"/>
        <w:spacing w:after="120" w:before="360"/>
      </w:pPr>
      <w:r/>
      <w:r/>
    </w:p>
    <w:p>
      <w:pPr>
        <w:pStyle w:val="592"/>
        <w:jc w:val="left"/>
        <w:spacing w:after="120" w:before="360"/>
      </w:pPr>
      <w:r/>
      <w:r/>
    </w:p>
    <w:p>
      <w:pPr>
        <w:pStyle w:val="592"/>
        <w:jc w:val="left"/>
        <w:spacing w:after="120" w:before="360"/>
      </w:pPr>
      <w:r/>
      <w:r/>
    </w:p>
    <w:p>
      <w:pPr>
        <w:pStyle w:val="592"/>
        <w:jc w:val="left"/>
        <w:spacing w:after="120" w:before="360"/>
      </w:pPr>
      <w:r/>
      <w:r/>
    </w:p>
    <w:p>
      <w:pPr>
        <w:pStyle w:val="592"/>
        <w:jc w:val="left"/>
        <w:spacing w:after="120" w:before="360"/>
      </w:pPr>
      <w:r/>
      <w:r/>
    </w:p>
    <w:p>
      <w:pPr>
        <w:pStyle w:val="592"/>
        <w:jc w:val="left"/>
        <w:spacing w:after="120" w:before="360"/>
      </w:pPr>
      <w:r/>
      <w:r/>
    </w:p>
    <w:p>
      <w:pPr>
        <w:pStyle w:val="592"/>
        <w:jc w:val="left"/>
        <w:spacing w:after="120" w:before="360"/>
      </w:pPr>
      <w:r/>
      <w:r/>
    </w:p>
    <w:p>
      <w:pPr>
        <w:pStyle w:val="592"/>
        <w:jc w:val="left"/>
        <w:spacing w:after="120" w:before="360"/>
      </w:pPr>
      <w:r/>
      <w:r/>
    </w:p>
    <w:p>
      <w:pPr>
        <w:pStyle w:val="592"/>
        <w:jc w:val="left"/>
        <w:spacing w:after="120" w:before="360"/>
      </w:pPr>
      <w:r/>
      <w:r/>
    </w:p>
    <w:p>
      <w:pPr>
        <w:pStyle w:val="592"/>
        <w:jc w:val="left"/>
        <w:spacing w:after="120" w:before="360"/>
      </w:pPr>
      <w:r/>
      <w:r/>
    </w:p>
    <w:p>
      <w:pPr>
        <w:pStyle w:val="592"/>
        <w:jc w:val="left"/>
        <w:spacing w:after="120" w:before="360"/>
      </w:pPr>
      <w:r/>
      <w:r/>
    </w:p>
    <w:p>
      <w:pPr>
        <w:pStyle w:val="592"/>
        <w:jc w:val="left"/>
        <w:spacing w:after="120" w:before="360"/>
      </w:pPr>
      <w:r/>
      <w:r/>
    </w:p>
    <w:p>
      <w:pPr>
        <w:pStyle w:val="592"/>
        <w:jc w:val="left"/>
        <w:spacing w:after="120" w:before="360"/>
      </w:pPr>
      <w:r/>
      <w:r/>
    </w:p>
    <w:p>
      <w:pPr>
        <w:pStyle w:val="592"/>
        <w:jc w:val="left"/>
        <w:spacing w:after="120" w:before="360"/>
      </w:pPr>
      <w:r/>
      <w:r/>
    </w:p>
    <w:p>
      <w:pPr>
        <w:pStyle w:val="592"/>
        <w:jc w:val="left"/>
        <w:spacing w:after="120" w:before="360"/>
      </w:pPr>
      <w:r/>
      <w:r/>
    </w:p>
    <w:p>
      <w:pPr>
        <w:pStyle w:val="592"/>
        <w:jc w:val="left"/>
        <w:spacing w:after="120" w:before="360"/>
      </w:pPr>
      <w:r/>
      <w:r/>
    </w:p>
    <w:p>
      <w:pPr>
        <w:pStyle w:val="592"/>
        <w:ind w:left="0"/>
        <w:jc w:val="left"/>
        <w:spacing w:after="120" w:before="360"/>
      </w:pPr>
      <w:r/>
      <w:r/>
    </w:p>
    <w:p>
      <w:pPr>
        <w:pStyle w:val="592"/>
        <w:numPr>
          <w:ilvl w:val="0"/>
          <w:numId w:val="2"/>
        </w:numPr>
        <w:ind w:left="357" w:hanging="357"/>
        <w:jc w:val="left"/>
        <w:spacing w:after="120" w:before="360"/>
      </w:pPr>
      <w:r>
        <w:rPr>
          <w:rFonts w:cs="Arial"/>
          <w:b/>
          <w:smallCaps/>
          <w:sz w:val="32"/>
          <w:szCs w:val="32"/>
          <w:u w:val="single"/>
        </w:rPr>
        <w:t xml:space="preserve">Description of the research project</w:t>
      </w:r>
      <w:r/>
    </w:p>
    <w:p>
      <w:r/>
      <w:r/>
    </w:p>
    <w:p>
      <w:pPr>
        <w:pStyle w:val="592"/>
        <w:numPr>
          <w:ilvl w:val="1"/>
          <w:numId w:val="2"/>
        </w:numPr>
        <w:ind w:left="567" w:hanging="567"/>
      </w:pPr>
      <w:r>
        <w:rPr>
          <w:rFonts w:cs="Arial"/>
          <w:b/>
          <w:szCs w:val="24"/>
        </w:rPr>
        <w:t xml:space="preserve">Goals of the </w:t>
      </w:r>
      <w:commentRangeStart w:id="0"/>
      <w:r>
        <w:rPr>
          <w:rFonts w:cs="Arial"/>
          <w:b/>
          <w:szCs w:val="24"/>
        </w:rPr>
        <w:t xml:space="preserve">research</w:t>
      </w:r>
      <w:commentRangeEnd w:id="0"/>
      <w:r>
        <w:commentReference w:id="0"/>
      </w:r>
      <w:r/>
      <w:r/>
    </w:p>
    <w:p>
      <w:pPr>
        <w:pStyle w:val="592"/>
        <w:ind w:left="360"/>
      </w:pPr>
      <w:r/>
      <w:r/>
    </w:p>
    <w:p>
      <w:r>
        <w:t xml:space="preserve">Convolutional neural networks (CNNs) have recently emerged in the computer vision community as the most effective tools to segment natural images</w:t>
      </w:r>
      <w:bookmarkStart w:id="1" w:name="ZOTERO_BREF_9Q8naiVTxLXz"/>
      <w:r/>
      <w:bookmarkEnd w:id="1"/>
      <w:r>
        <w:t xml:space="preserve">. In this project, we consider the use of CNNs for biomedical image segmentation and interpretation, with a foc</w:t>
      </w:r>
      <w:r>
        <w:t xml:space="preserve">us on the X-ray CT scans of vascular and nervous networks</w:t>
      </w:r>
      <w:r>
        <w:t xml:space="preserve"> encountered in applicative fields ranging from pulmonary embolism (PE) diagnosis to accurate and detailed characterization of tissues:</w:t>
      </w:r>
      <w:r/>
    </w:p>
    <w:p>
      <w:pPr>
        <w:pStyle w:val="592"/>
        <w:numPr>
          <w:ilvl w:val="0"/>
          <w:numId w:val="12"/>
        </w:numPr>
      </w:pPr>
      <w:r>
        <w:t xml:space="preserve">PE is an extremely common and highly lethal disease that is </w:t>
      </w:r>
      <w:r>
        <w:t xml:space="preserve">a leading cause of death in all age groups. Diagnosis requires to detect and position emboli in pulmonary vessels. </w:t>
      </w:r>
      <w:r>
        <w:t xml:space="preserve">Segmenting</w:t>
      </w:r>
      <w:r>
        <w:t xml:space="preserve"> the blood vessels in the lungs </w:t>
      </w:r>
      <w:r>
        <w:t xml:space="preserve">is a crit</w:t>
      </w:r>
      <w:r>
        <w:t xml:space="preserve">ical step </w:t>
      </w:r>
      <w:r>
        <w:t xml:space="preserve">for this task.</w:t>
      </w:r>
      <w:r/>
    </w:p>
    <w:p>
      <w:pPr>
        <w:pStyle w:val="592"/>
        <w:numPr>
          <w:ilvl w:val="0"/>
          <w:numId w:val="12"/>
        </w:numPr>
      </w:pPr>
      <w:r>
        <w:t xml:space="preserve">Tissue </w:t>
      </w:r>
      <w:r>
        <w:t xml:space="preserve">engineering</w:t>
      </w:r>
      <w:r>
        <w:t xml:space="preserve"> </w:t>
      </w:r>
      <w:r>
        <w:t xml:space="preserve">envisions the regeneration of a damaged body part through the manufacturing of appropriate constructs, but requires detailed knowledge about the 3D morphology and organization of the different types/layers of the extracell</w:t>
      </w:r>
      <w:r>
        <w:t xml:space="preserve">ular matrix. </w:t>
      </w:r>
      <w:r/>
    </w:p>
    <w:p>
      <w:r>
        <w:t xml:space="preserve">However, extension of CNN usage to the biomedical field is generally not trivial. This is partly due to the fact t</w:t>
      </w:r>
      <w:r>
        <w:t xml:space="preserve">hat deep (convolutional) neural nets are trickier to train than shallow multilayer </w:t>
      </w:r>
      <w:r>
        <w:t xml:space="preserve">perceptrons</w:t>
      </w:r>
      <w:r>
        <w:t xml:space="preserve"> </w:t>
      </w:r>
      <w:bookmarkStart w:id="11" w:name="ZOTERO_BREF_sKkmXVg7v9uL"/>
      <w:r>
        <w:t xml:space="preserve">[5]</w:t>
      </w:r>
      <w:bookmarkEnd w:id="11"/>
      <w:r>
        <w:t xml:space="preserve">, but also to their failure to account for the specificities of biomedical content and imaging systems. Recent works, including in </w:t>
      </w:r>
      <w:r>
        <w:t xml:space="preserve">UCLouvain</w:t>
      </w:r>
      <w:r>
        <w:t xml:space="preserve"> </w:t>
      </w:r>
      <w:bookmarkStart w:id="12" w:name="ZOTERO_BREF_awj7TRlmllD1"/>
      <w:r>
        <w:t xml:space="preserve">[1]–[3]</w:t>
      </w:r>
      <w:bookmarkEnd w:id="12"/>
      <w:r>
        <w:t xml:space="preserve">, have lar</w:t>
      </w:r>
      <w:r>
        <w:t xml:space="preserve">gely revealed that off-the-shelf CNN-based segmentation algorithms fail in exploiting common sense prior knowledge (e.g. related to the convexity of objects, or to the tree-like structure of blood vessels), making their high-performance dependent on the av</w:t>
      </w:r>
      <w:r>
        <w:t xml:space="preserve">ailability of a large training set of fully annotated samples (i.e. samples for which the model response is explicitly known, in most cases through manual data annotation). When dealing with biomedical images, annotation is especially tedious, due to the e</w:t>
      </w:r>
      <w:r>
        <w:t xml:space="preserve">xpert knowledge required to distinguish tissues and organs of interest. Moreover, the acquisition of X-ray image samples is constrained by the radiation toxicity or the availability of samples augmented with appropriate contrast agents [ref de Greet].</w:t>
      </w:r>
      <w:r/>
    </w:p>
    <w:p>
      <w:r>
        <w:t xml:space="preserve">To c</w:t>
      </w:r>
      <w:r>
        <w:t xml:space="preserve">ircumvent the need for large sets of annotated training data, our project investigates training methodologies </w:t>
      </w:r>
      <w:r>
        <w:t xml:space="preserve">that</w:t>
      </w:r>
      <w:r>
        <w:t xml:space="preserve"> mitigate the need for supervision when tailoring convolutional neural networks to specific tasks. In line with recent contributions from the CN</w:t>
      </w:r>
      <w:r>
        <w:t xml:space="preserve">N scientific community </w:t>
      </w:r>
      <w:bookmarkStart w:id="15" w:name="ZOTERO_BREF_qGh8z6wnXNUX"/>
      <w:r>
        <w:t xml:space="preserve">[6]</w:t>
      </w:r>
      <w:bookmarkEnd w:id="15"/>
      <w:r>
        <w:t xml:space="preserve">, </w:t>
      </w:r>
      <w:r>
        <w:rPr>
          <w:bCs/>
        </w:rPr>
        <w:t xml:space="preserve">our </w:t>
      </w:r>
      <w:r>
        <w:rPr>
          <w:b/>
          <w:bCs/>
        </w:rPr>
        <w:t xml:space="preserve">research hypothesis</w:t>
      </w:r>
      <w:r>
        <w:rPr>
          <w:bCs/>
        </w:rPr>
        <w:t xml:space="preserve"> states that the image representations, also named </w:t>
      </w:r>
      <w:r>
        <w:rPr>
          <w:bCs/>
        </w:rPr>
        <w:t xml:space="preserve">features</w:t>
      </w:r>
      <w:r>
        <w:rPr>
          <w:bCs/>
        </w:rPr>
        <w:t xml:space="preserve">, manipulated by a neural network </w:t>
      </w:r>
      <w:r>
        <w:rPr>
          <w:b/>
          <w:bCs/>
        </w:rPr>
        <w:t xml:space="preserve">trained for a given task might</w:t>
      </w:r>
      <w:r>
        <w:rPr>
          <w:bCs/>
        </w:rPr>
        <w:t xml:space="preserve">, in some cases, </w:t>
      </w:r>
      <w:r>
        <w:rPr>
          <w:b/>
          <w:bCs/>
        </w:rPr>
        <w:t xml:space="preserve">be relevant for another task</w:t>
      </w:r>
      <w:r>
        <w:rPr>
          <w:bCs/>
        </w:rPr>
        <w:t xml:space="preserve">.</w:t>
      </w:r>
      <w:r>
        <w:rPr>
          <w:b/>
          <w:bCs/>
        </w:rPr>
        <w:t xml:space="preserve"> </w:t>
      </w:r>
      <w:r>
        <w:t xml:space="preserve">This assumption raises a number of </w:t>
      </w:r>
      <w:r>
        <w:t xml:space="preserve">fundamental questions related to the conditions under which the transfer of features between CNNs becomes relevant. Those questions are central to the research methodology detailed in Section 1.4</w:t>
      </w:r>
      <w:r>
        <w:t xml:space="preserve">.</w:t>
      </w:r>
      <w:r/>
    </w:p>
    <w:p>
      <w:r>
        <w:t xml:space="preserve">Overall, t</w:t>
      </w:r>
      <w:r>
        <w:t xml:space="preserve">his project aims at bypassing the need for large</w:t>
      </w:r>
      <w:r>
        <w:t xml:space="preserve"> </w:t>
      </w:r>
      <w:r>
        <w:t xml:space="preserve">annotated CT datasets by developing training methods that </w:t>
      </w:r>
      <w:r>
        <w:rPr>
          <w:b/>
        </w:rPr>
        <w:t xml:space="preserve">derive image features from raw input data and</w:t>
      </w:r>
      <w:del w:id="0" w:author="Christophe De Vleeschouwer" w:date="2020-08-20T08:25:00Z">
        <w:r>
          <w:rPr>
            <w:b/>
          </w:rPr>
          <w:delText xml:space="preserve"> </w:delText>
        </w:r>
      </w:del>
      <w:r>
        <w:rPr>
          <w:b/>
        </w:rPr>
        <w:t xml:space="preserve"> prior knowledge about the branch-like structures of the vascular structur</w:t>
      </w:r>
      <w:r>
        <w:rPr>
          <w:b/>
        </w:rPr>
        <w:t xml:space="preserve">es to segment</w:t>
      </w:r>
      <w:r>
        <w:t xml:space="preserve">. As explained below, whilst challenging, our project sounds timely and realistic given the very recent progresses of the computer vision community in terms of clustering-based training methods.</w:t>
      </w:r>
      <w:r/>
    </w:p>
    <w:p>
      <w:pPr>
        <w:rPr>
          <w:rFonts w:cs="Arial"/>
          <w:szCs w:val="24"/>
        </w:rPr>
      </w:pPr>
      <w:r>
        <w:rPr>
          <w:rFonts w:cs="Arial"/>
          <w:szCs w:val="24"/>
        </w:rPr>
      </w:r>
      <w:r/>
    </w:p>
    <w:p>
      <w:pPr>
        <w:pStyle w:val="592"/>
        <w:numPr>
          <w:ilvl w:val="1"/>
          <w:numId w:val="2"/>
        </w:numPr>
        <w:ind w:left="567" w:hanging="567"/>
      </w:pPr>
      <w:r>
        <w:rPr>
          <w:rFonts w:cs="Arial"/>
          <w:b/>
          <w:szCs w:val="24"/>
        </w:rPr>
        <w:t xml:space="preserve">State of the art</w:t>
      </w:r>
      <w:r/>
    </w:p>
    <w:p>
      <w:pPr>
        <w:pStyle w:val="592"/>
        <w:ind w:left="360"/>
      </w:pPr>
      <w:r/>
      <w:r/>
    </w:p>
    <w:p>
      <w:r>
        <w:t xml:space="preserve">Less than five years ago, pre</w:t>
      </w:r>
      <w:r>
        <w:t xml:space="preserve">dominant methods for automatic image analysis and interpretation were based on the combination of ad-hoc hand-crafted representations, often chosen for their sparsity </w:t>
      </w:r>
      <w:bookmarkStart w:id="21" w:name="ZOTERO_BREF_AqnSbrVeQlwI"/>
      <w:r>
        <w:t xml:space="preserve">[7], [8]</w:t>
      </w:r>
      <w:bookmarkEnd w:id="21"/>
      <w:r>
        <w:t xml:space="preserve">, with graph-based processing </w:t>
      </w:r>
      <w:bookmarkStart w:id="22" w:name="ZOTERO_BREF_m0VjZPujkZXQ"/>
      <w:r>
        <w:t xml:space="preserve">[9], [10]</w:t>
      </w:r>
      <w:bookmarkEnd w:id="22"/>
      <w:r>
        <w:t xml:space="preserve"> and/or supervised machine learning approa</w:t>
      </w:r>
      <w:r>
        <w:t xml:space="preserve">ches suited to low-dimensional feature spaces </w:t>
      </w:r>
      <w:bookmarkStart w:id="23" w:name="ZOTERO_BREF_TH4o3WrmLbEm"/>
      <w:r>
        <w:t xml:space="preserve">[11]</w:t>
      </w:r>
      <w:bookmarkEnd w:id="23"/>
      <w:r>
        <w:t xml:space="preserve">. In the medical imaging community, </w:t>
      </w:r>
      <w:r>
        <w:t xml:space="preserve">altas</w:t>
      </w:r>
      <w:r>
        <w:t xml:space="preserve">-based methods </w:t>
      </w:r>
      <w:bookmarkStart w:id="24" w:name="ZOTERO_BREF_CCWFJvyLl2RR"/>
      <w:r>
        <w:t xml:space="preserve">[12]</w:t>
      </w:r>
      <w:bookmarkEnd w:id="24"/>
      <w:r>
        <w:t xml:space="preserve"> and statistical shape models </w:t>
      </w:r>
      <w:bookmarkStart w:id="25" w:name="ZOTERO_BREF_WS9UQOgpYTi5"/>
      <w:r>
        <w:t xml:space="preserve">[13]</w:t>
      </w:r>
      <w:bookmarkEnd w:id="25"/>
      <w:r>
        <w:t xml:space="preserve"> have also been intensively used as </w:t>
      </w:r>
      <w:r>
        <w:t xml:space="preserve">segmentation tools due to their ability to segment regions with few position</w:t>
      </w:r>
      <w:r>
        <w:t xml:space="preserve">, shape and appearance changes (as it is for example the case for many organs).</w:t>
      </w:r>
      <w:r/>
    </w:p>
    <w:p>
      <w:r>
        <w:t xml:space="preserve">Since very recently, however, (2012 for image classification </w:t>
      </w:r>
      <w:bookmarkStart w:id="26" w:name="ZOTERO_BREF_YAa3qClfBPPG"/>
      <w:r>
        <w:t xml:space="preserve">[14]</w:t>
      </w:r>
      <w:bookmarkEnd w:id="26"/>
      <w:r>
        <w:t xml:space="preserve">, 2014 for object detection </w:t>
      </w:r>
      <w:bookmarkStart w:id="27" w:name="ZOTERO_BREF_7gu1oYOvw6FC"/>
      <w:r>
        <w:t xml:space="preserve">[15]</w:t>
      </w:r>
      <w:bookmarkEnd w:id="27"/>
      <w:r>
        <w:t xml:space="preserve">, and 2015 for image segmentation </w:t>
      </w:r>
      <w:bookmarkStart w:id="28" w:name="ZOTERO_BREF_DKXa4iDsWBM7"/>
      <w:r>
        <w:t xml:space="preserve">[16]</w:t>
      </w:r>
      <w:bookmarkEnd w:id="28"/>
      <w:r>
        <w:t xml:space="preserve">) a new class of cutting-edge machine lea</w:t>
      </w:r>
      <w:r>
        <w:t xml:space="preserve">rning algorithms, has emerged in the computer vision community, founded on artificial neural networks to deal with raw data, instead of sparse representations or manually engineered descriptors. Those algorithms, named convolutional neural networks (or CNN</w:t>
      </w:r>
      <w:r>
        <w:t xml:space="preserve">), have surpassed traditional methods on almost all computer vision tasks</w:t>
      </w:r>
      <w:del w:id="1" w:author="Christophe De Vleeschouwer" w:date="2020-08-20T08:29:00Z">
        <w:r>
          <w:delText xml:space="preserve"> </w:delText>
        </w:r>
      </w:del>
      <w:r>
        <w:t xml:space="preserve">. In particular, the segmentation task is best served by networks adopting an auto-encoder structure, with skip-connections, as the U-Net </w:t>
      </w:r>
      <w:bookmarkStart w:id="30" w:name="ZOTERO_BREF_C6wtE8YTYN55"/>
      <w:r>
        <w:t xml:space="preserve">[16]</w:t>
      </w:r>
      <w:bookmarkEnd w:id="30"/>
      <w:r>
        <w:t xml:space="preserve"> for 2D biomedical images, or the 3D U-N</w:t>
      </w:r>
      <w:r>
        <w:t xml:space="preserve">et </w:t>
      </w:r>
      <w:bookmarkStart w:id="31" w:name="ZOTERO_BREF_faGtTKt2Kptj"/>
      <w:r>
        <w:t xml:space="preserve">[17]</w:t>
      </w:r>
      <w:bookmarkEnd w:id="31"/>
      <w:r>
        <w:t xml:space="preserve"> and the V-Net </w:t>
      </w:r>
      <w:bookmarkStart w:id="32" w:name="ZOTERO_BREF_WnW9iElcHpcw"/>
      <w:r>
        <w:t xml:space="preserve">[18]</w:t>
      </w:r>
      <w:bookmarkEnd w:id="32"/>
      <w:r>
        <w:t xml:space="preserve"> for their 3D equivalent.</w:t>
      </w:r>
      <w:r/>
    </w:p>
    <w:p>
      <w:r>
        <w:t xml:space="preserve">Despite their massive number of parameters, those CNN architectures have been shown to exhibit a remarkably small difference between training and test performance, as long as they are trained with a repre</w:t>
      </w:r>
      <w:r>
        <w:t xml:space="preserve">sentative set of samples, and with proper regularization mechanisms (weight decay, dropout,</w:t>
      </w:r>
      <w:r>
        <w:t xml:space="preserve"> normalization of </w:t>
      </w:r>
      <w:r>
        <w:t xml:space="preserve">activations</w:t>
      </w:r>
      <w:r>
        <w:t xml:space="preserve">,</w:t>
      </w:r>
      <w:r>
        <w:t xml:space="preserve"> data augmentation). This observation shifts the problem towards the </w:t>
      </w:r>
      <w:r>
        <w:t xml:space="preserve">collection of</w:t>
      </w:r>
      <w:r>
        <w:t xml:space="preserve"> data</w:t>
      </w:r>
      <w:r>
        <w:t xml:space="preserve"> (</w:t>
      </w:r>
      <w:r>
        <w:t xml:space="preserve">image+annotations</w:t>
      </w:r>
      <w:r>
        <w:t xml:space="preserve">) to supervise CNN training</w:t>
      </w:r>
      <w:r>
        <w:t xml:space="preserve">. In many real-life cases, this </w:t>
      </w:r>
      <w:r>
        <w:t xml:space="preserve">raises a significant issue</w:t>
      </w:r>
      <w:r>
        <w:t xml:space="preserve">, especially for vasc</w:t>
      </w:r>
      <w:r>
        <w:t xml:space="preserve">ular segmentation in X-rays, where expert annotations are needed, and accurate segmentation is time-consuming (</w:t>
      </w:r>
      <w:bookmarkStart w:id="40" w:name="ZOTERO_BREF_CeqlNXcr8TnF"/>
      <w:r>
        <w:t xml:space="preserve">[19]</w:t>
      </w:r>
      <w:bookmarkEnd w:id="40"/>
      <w:r>
        <w:t xml:space="preserve"> extrapolates more than a year of annotation for the vascular structure of one mouse brain from the annotation of 0.02% of a single brain). P</w:t>
      </w:r>
      <w:r>
        <w:t xml:space="preserve">revious work</w:t>
      </w:r>
      <w:r>
        <w:t xml:space="preserve">s</w:t>
      </w:r>
      <w:r>
        <w:t xml:space="preserve">, including from </w:t>
      </w:r>
      <w:r>
        <w:t xml:space="preserve">UCLouvain</w:t>
      </w:r>
      <w:r>
        <w:t xml:space="preserve"> [ref</w:t>
      </w:r>
      <w:r>
        <w:t xml:space="preserve"> simone</w:t>
      </w:r>
      <w:r>
        <w:t xml:space="preserve">]</w:t>
      </w:r>
      <w:r>
        <w:t xml:space="preserve">, ha</w:t>
      </w:r>
      <w:r>
        <w:t xml:space="preserve">ve</w:t>
      </w:r>
      <w:r>
        <w:t xml:space="preserve"> studied the use of synthetic data </w:t>
      </w:r>
      <w:bookmarkStart w:id="48" w:name="ZOTERO_BREF_e76VfON6koIN"/>
      <w:r>
        <w:t xml:space="preserve">[19], [20]</w:t>
      </w:r>
      <w:bookmarkEnd w:id="48"/>
      <w:r>
        <w:t xml:space="preserve">, but </w:t>
      </w:r>
      <w:r>
        <w:t xml:space="preserve">transferring the trained model</w:t>
      </w:r>
      <w:r>
        <w:t xml:space="preserve"> </w:t>
      </w:r>
      <w:r>
        <w:t xml:space="preserve">from</w:t>
      </w:r>
      <w:r>
        <w:t xml:space="preserve"> </w:t>
      </w:r>
      <w:r>
        <w:t xml:space="preserve">synthetic data </w:t>
      </w:r>
      <w:r>
        <w:t xml:space="preserve">towards</w:t>
      </w:r>
      <w:r>
        <w:t xml:space="preserve"> </w:t>
      </w:r>
      <w:r>
        <w:t xml:space="preserve">real data still necessitate a significant subset of data from expert annotation (11% in </w:t>
      </w:r>
      <w:bookmarkStart w:id="55" w:name="ZOTERO_BREF_0UglUt5QEsC6"/>
      <w:r>
        <w:t xml:space="preserve">[19]</w:t>
      </w:r>
      <w:bookmarkEnd w:id="55"/>
      <w:r>
        <w:t xml:space="preserve">).</w:t>
      </w:r>
      <w:r/>
    </w:p>
    <w:p>
      <w:r/>
      <w:r/>
    </w:p>
    <w:p>
      <w:r>
        <w:t xml:space="preserve">As an alternative to domain transfer</w:t>
      </w:r>
      <w:r>
        <w:t xml:space="preserve">, self-supervised methods [7]-[9]</w:t>
      </w:r>
      <w:r>
        <w:t xml:space="preserve"> </w:t>
      </w:r>
      <w:r>
        <w:t xml:space="preserve">pre-</w:t>
      </w:r>
      <w:r>
        <w:t xml:space="preserve">learn </w:t>
      </w:r>
      <w:r>
        <w:t xml:space="preserve">the CNN internal </w:t>
      </w:r>
      <w:r>
        <w:t xml:space="preserve">features</w:t>
      </w:r>
      <w:r>
        <w:t xml:space="preserve"> </w:t>
      </w:r>
      <w:r>
        <w:t xml:space="preserve">by using </w:t>
      </w:r>
      <w:r>
        <w:t xml:space="preserve">the content of the </w:t>
      </w:r>
      <w:r>
        <w:t xml:space="preserve">raw (without annotation) </w:t>
      </w:r>
      <w:r>
        <w:t xml:space="preserve">images </w:t>
      </w:r>
      <w:r>
        <w:t xml:space="preserve">to define</w:t>
      </w:r>
      <w:r>
        <w:t xml:space="preserve"> pretext tasks</w:t>
      </w:r>
      <w:r>
        <w:t xml:space="preserve">. The</w:t>
      </w:r>
      <w:r>
        <w:t xml:space="preserve">y</w:t>
      </w:r>
      <w:r>
        <w:t xml:space="preserve"> allow training with reduced need for annotation and with no </w:t>
      </w:r>
      <w:r>
        <w:t xml:space="preserve">domain transfer</w:t>
      </w:r>
      <w:r>
        <w:t xml:space="preserve"> issue (since </w:t>
      </w:r>
      <w:r>
        <w:t xml:space="preserve">inputs are the same for the pretext tasks and the task of interest)</w:t>
      </w:r>
      <w:r>
        <w:t xml:space="preserve">. </w:t>
      </w:r>
      <w:r>
        <w:t xml:space="preserve">Very r</w:t>
      </w:r>
      <w:r>
        <w:t xml:space="preserve">ecently, self-supervised methods using </w:t>
      </w:r>
      <w:r>
        <w:t xml:space="preserve">using</w:t>
      </w:r>
      <w:r>
        <w:t xml:space="preserve"> </w:t>
      </w:r>
      <w:r>
        <w:t xml:space="preserve">a </w:t>
      </w:r>
      <w:r>
        <w:t xml:space="preserve">contrastive loss</w:t>
      </w:r>
      <w:r>
        <w:t xml:space="preserve"> to cluster</w:t>
      </w:r>
      <w:r>
        <w:t xml:space="preserve"> </w:t>
      </w:r>
      <w:r>
        <w:t xml:space="preserve">the output vectors </w:t>
      </w:r>
      <w:r>
        <w:t xml:space="preserve">predicted</w:t>
      </w:r>
      <w:r>
        <w:t xml:space="preserve"> by the CNN</w:t>
      </w:r>
      <w:r>
        <w:t xml:space="preserve"> </w:t>
      </w:r>
      <w:r>
        <w:t xml:space="preserve">[10]-[16]</w:t>
      </w:r>
      <w:r>
        <w:t xml:space="preserve">,</w:t>
      </w:r>
      <w:r>
        <w:t xml:space="preserve"> have shown strong performance</w:t>
      </w:r>
      <w:r>
        <w:t xml:space="preserve"> </w:t>
      </w:r>
      <w:r>
        <w:t xml:space="preserve">for image </w:t>
      </w:r>
      <w:r>
        <w:t xml:space="preserve">classification</w:t>
      </w:r>
      <w:r>
        <w:t xml:space="preserve">, with only a small need for model fine-tuning using annotated </w:t>
      </w:r>
      <w:commentRangeStart w:id="1"/>
      <w:r>
        <w:t xml:space="preserve">data</w:t>
      </w:r>
      <w:commentRangeEnd w:id="1"/>
      <w:r>
        <w:commentReference w:id="1"/>
      </w:r>
      <w:r>
        <w:t xml:space="preserve">. </w:t>
      </w:r>
      <w:r>
        <w:t xml:space="preserve">Those methods define the clusters independently of the task labels and based on input data augmentation. </w:t>
      </w:r>
      <w:r>
        <w:t xml:space="preserve">However, the </w:t>
      </w:r>
      <w:r>
        <w:t xml:space="preserve">extensive</w:t>
      </w:r>
      <w:r>
        <w:t xml:space="preserve"> </w:t>
      </w:r>
      <w:r>
        <w:t xml:space="preserve">use of data augmentation makes such contrastive methods not directly suited for segmentation.</w:t>
      </w:r>
      <w:r/>
    </w:p>
    <w:p>
      <w:pPr>
        <w:rPr>
          <w:rFonts w:cs="Arial"/>
          <w:szCs w:val="24"/>
        </w:rPr>
      </w:pPr>
      <w:r>
        <w:rPr>
          <w:rFonts w:cs="Arial"/>
          <w:szCs w:val="24"/>
        </w:rPr>
        <w:t xml:space="preserve">In addition to self-supervised methods, we </w:t>
      </w:r>
      <w:r>
        <w:rPr>
          <w:rFonts w:cs="Arial"/>
          <w:szCs w:val="24"/>
        </w:rPr>
        <w:t xml:space="preserve">aim at exploiting</w:t>
      </w:r>
      <w:r>
        <w:rPr>
          <w:rFonts w:cs="Arial"/>
          <w:szCs w:val="24"/>
        </w:rPr>
        <w:t xml:space="preserve"> the </w:t>
      </w:r>
      <w:r>
        <w:rPr>
          <w:rFonts w:cs="Arial"/>
          <w:szCs w:val="24"/>
        </w:rPr>
        <w:t xml:space="preserve">branching topology</w:t>
      </w:r>
      <w:r>
        <w:rPr>
          <w:rFonts w:cs="Arial"/>
          <w:szCs w:val="24"/>
        </w:rPr>
        <w:t xml:space="preserve"> </w:t>
      </w:r>
      <w:r>
        <w:rPr>
          <w:rFonts w:cs="Arial"/>
          <w:szCs w:val="24"/>
        </w:rPr>
        <w:t xml:space="preserve">of</w:t>
      </w:r>
      <w:r>
        <w:rPr>
          <w:rFonts w:cs="Arial"/>
          <w:szCs w:val="24"/>
        </w:rPr>
        <w:t xml:space="preserve"> vascular and nervous systems to </w:t>
      </w:r>
      <w:r>
        <w:rPr>
          <w:rFonts w:cs="Arial"/>
          <w:szCs w:val="24"/>
        </w:rPr>
        <w:t xml:space="preserve">reduce the need for</w:t>
      </w:r>
      <w:r>
        <w:rPr>
          <w:rFonts w:cs="Arial"/>
          <w:szCs w:val="24"/>
        </w:rPr>
        <w:t xml:space="preserve"> annotation</w:t>
      </w:r>
      <w:r>
        <w:rPr>
          <w:rFonts w:cs="Arial"/>
          <w:szCs w:val="24"/>
        </w:rPr>
        <w:t xml:space="preserve"> during training</w:t>
      </w:r>
      <w:r>
        <w:rPr>
          <w:rFonts w:cs="Arial"/>
          <w:szCs w:val="24"/>
        </w:rPr>
        <w:t xml:space="preserve">. Some examples of use of </w:t>
      </w:r>
      <w:r>
        <w:rPr>
          <w:rFonts w:cs="Arial"/>
          <w:szCs w:val="24"/>
        </w:rPr>
        <w:t xml:space="preserve">intrinsic</w:t>
      </w:r>
      <w:r>
        <w:rPr>
          <w:rFonts w:cs="Arial"/>
          <w:szCs w:val="24"/>
        </w:rPr>
        <w:t xml:space="preserve"> </w:t>
      </w:r>
      <w:r>
        <w:rPr>
          <w:rFonts w:cs="Arial"/>
          <w:szCs w:val="24"/>
        </w:rPr>
        <w:t xml:space="preserve">structure</w:t>
      </w:r>
      <w:r>
        <w:rPr>
          <w:rFonts w:cs="Arial"/>
          <w:szCs w:val="24"/>
        </w:rPr>
        <w:t xml:space="preserve"> of data</w:t>
      </w:r>
      <w:r>
        <w:rPr>
          <w:rFonts w:cs="Arial"/>
          <w:szCs w:val="24"/>
        </w:rPr>
        <w:t xml:space="preserve"> can be found in satellite imaging [17], or </w:t>
      </w:r>
      <w:r>
        <w:rPr>
          <w:rFonts w:cs="Arial"/>
          <w:szCs w:val="24"/>
        </w:rPr>
        <w:t xml:space="preserve">in works that combine</w:t>
      </w:r>
      <w:r>
        <w:rPr>
          <w:rFonts w:cs="Arial"/>
          <w:szCs w:val="24"/>
        </w:rPr>
        <w:t xml:space="preserve"> segmentation wi</w:t>
      </w:r>
      <w:r>
        <w:rPr>
          <w:rFonts w:cs="Arial"/>
          <w:szCs w:val="24"/>
        </w:rPr>
        <w:t xml:space="preserve">th branching detection [</w:t>
      </w:r>
      <w:commentRangeStart w:id="2"/>
      <w:r>
        <w:rPr>
          <w:rFonts w:cs="Arial"/>
          <w:szCs w:val="24"/>
        </w:rPr>
        <w:t xml:space="preserve">18</w:t>
      </w:r>
      <w:commentRangeEnd w:id="2"/>
      <w:r>
        <w:commentReference w:id="2"/>
      </w:r>
      <w:r>
        <w:rPr>
          <w:rFonts w:cs="Arial"/>
          <w:szCs w:val="24"/>
        </w:rPr>
        <w:t xml:space="preserve">]. </w:t>
      </w:r>
      <w:r>
        <w:rPr>
          <w:rFonts w:cs="Arial"/>
          <w:szCs w:val="24"/>
        </w:rPr>
        <w:t xml:space="preserve">Our work plans to formulate self-supervised tasks leveraging the branch like structure of the data, while adopting the recently endorsed clustering-based paradigm.</w:t>
      </w:r>
      <w:r>
        <w:rPr>
          <w:rFonts w:cs="Arial"/>
          <w:szCs w:val="24"/>
        </w:rPr>
      </w:r>
      <w:r/>
    </w:p>
    <w:p>
      <w:pPr>
        <w:rPr>
          <w:rFonts w:cs="Arial"/>
          <w:szCs w:val="24"/>
        </w:rPr>
      </w:pPr>
      <w:r>
        <w:rPr>
          <w:rFonts w:cs="Arial"/>
          <w:szCs w:val="24"/>
        </w:rPr>
      </w:r>
      <w:r>
        <w:rPr>
          <w:rFonts w:cs="Arial"/>
          <w:szCs w:val="24"/>
        </w:rPr>
      </w:r>
    </w:p>
    <w:p>
      <w:pPr>
        <w:pStyle w:val="592"/>
        <w:numPr>
          <w:ilvl w:val="1"/>
          <w:numId w:val="2"/>
        </w:numPr>
        <w:ind w:left="567" w:hanging="567"/>
      </w:pPr>
      <w:r>
        <w:rPr>
          <w:rFonts w:cs="Arial"/>
          <w:b/>
          <w:szCs w:val="24"/>
        </w:rPr>
        <w:t xml:space="preserve">Research project</w:t>
      </w:r>
      <w:r/>
    </w:p>
    <w:p>
      <w:pPr>
        <w:pStyle w:val="592"/>
      </w:pPr>
      <w:r/>
      <w:r/>
    </w:p>
    <w:p>
      <w:pPr>
        <w:rPr>
          <w:rFonts w:cs="Arial"/>
          <w:szCs w:val="24"/>
        </w:rPr>
      </w:pPr>
      <w:r/>
      <w:r>
        <w:rPr>
          <w:bCs/>
        </w:rPr>
        <w:t xml:space="preserve">Proposing strategies to train</w:t>
      </w:r>
      <w:r>
        <w:rPr>
          <w:bCs/>
        </w:rPr>
        <w:t xml:space="preserve">, with</w:t>
      </w:r>
      <w:r>
        <w:rPr>
          <w:bCs/>
        </w:rPr>
        <w:t xml:space="preserve"> a limited </w:t>
      </w:r>
      <w:r>
        <w:rPr>
          <w:bCs/>
        </w:rPr>
        <w:t xml:space="preserve">amount of annotated data</w:t>
      </w:r>
      <w:r>
        <w:rPr>
          <w:bCs/>
        </w:rPr>
        <w:t xml:space="preserve">,</w:t>
      </w:r>
      <w:r>
        <w:rPr>
          <w:bCs/>
        </w:rPr>
        <w:t xml:space="preserve"> </w:t>
      </w:r>
      <w:r>
        <w:rPr>
          <w:bCs/>
        </w:rPr>
        <w:t xml:space="preserve">CNN models</w:t>
      </w:r>
      <w:r>
        <w:rPr>
          <w:bCs/>
        </w:rPr>
        <w:t xml:space="preserve"> </w:t>
      </w:r>
      <w:r>
        <w:rPr>
          <w:bCs/>
        </w:rPr>
        <w:t xml:space="preserve">that</w:t>
      </w:r>
      <w:r>
        <w:rPr>
          <w:bCs/>
        </w:rPr>
        <w:t xml:space="preserve"> segment</w:t>
      </w:r>
      <w:r>
        <w:rPr>
          <w:bCs/>
        </w:rPr>
        <w:t xml:space="preserve"> </w:t>
      </w:r>
      <w:r>
        <w:rPr>
          <w:bCs/>
        </w:rPr>
        <w:t xml:space="preserve">images exhibiting branching structure</w:t>
      </w:r>
      <w:r>
        <w:rPr>
          <w:bCs/>
        </w:rPr>
        <w:t xml:space="preserve">,</w:t>
      </w:r>
      <w:r>
        <w:rPr>
          <w:bCs/>
        </w:rPr>
        <w:t xml:space="preserve"> </w:t>
      </w:r>
      <w:r>
        <w:rPr>
          <w:bCs/>
        </w:rPr>
        <w:t xml:space="preserve">is central to this research project.</w:t>
      </w:r>
      <w:r/>
    </w:p>
    <w:p>
      <w:r>
        <w:t xml:space="preserve">To achieve this goal</w:t>
      </w:r>
      <w:r>
        <w:t xml:space="preserve">, we plan to</w:t>
      </w:r>
      <w:r>
        <w:t xml:space="preserve"> </w:t>
      </w:r>
      <w:r>
        <w:t xml:space="preserve">investigate the two following questions</w:t>
      </w:r>
      <w:r>
        <w:t xml:space="preserve">:</w:t>
      </w:r>
      <w:r/>
    </w:p>
    <w:p>
      <w:pPr>
        <w:numPr>
          <w:ilvl w:val="0"/>
          <w:numId w:val="3"/>
        </w:numPr>
      </w:pPr>
      <w:r>
        <w:rPr>
          <w:b/>
          <w:bCs/>
        </w:rPr>
        <w:t xml:space="preserve">How to </w:t>
      </w:r>
      <w:r>
        <w:rPr>
          <w:b/>
          <w:bCs/>
        </w:rPr>
        <w:t xml:space="preserve">define sel</w:t>
      </w:r>
      <w:r>
        <w:rPr>
          <w:b/>
          <w:bCs/>
        </w:rPr>
        <w:t xml:space="preserve">f-supervised mechanisms </w:t>
      </w:r>
      <w:r>
        <w:rPr>
          <w:b/>
          <w:bCs/>
        </w:rPr>
        <w:t xml:space="preserve">that</w:t>
      </w:r>
      <w:r>
        <w:rPr>
          <w:b/>
          <w:bCs/>
        </w:rPr>
        <w:t xml:space="preserve"> </w:t>
      </w:r>
      <w:r>
        <w:rPr>
          <w:b/>
          <w:bCs/>
        </w:rPr>
        <w:t xml:space="preserve">mitigate the lack of accurate and reliable annotations</w:t>
      </w:r>
      <w:r>
        <w:rPr>
          <w:b/>
          <w:bCs/>
        </w:rPr>
        <w:t xml:space="preserve"> in a segmentation context?</w:t>
      </w:r>
      <w:r>
        <w:t xml:space="preserve"> The definition of accurate annotation is generally unrealistic in the context of X-ray medical imaging due to the lack of expertise, and to the ambiguity inherent to the low</w:t>
      </w:r>
      <w:r>
        <w:t xml:space="preserve"> X-ray image SNR. Different kinds of pretext tasks and contrastive losses will be developed for </w:t>
      </w:r>
      <w:commentRangeStart w:id="3"/>
      <w:r>
        <w:t xml:space="preserve">various</w:t>
      </w:r>
      <w:r>
        <w:t xml:space="preserve"> segmentation</w:t>
      </w:r>
      <w:r>
        <w:t xml:space="preserve"> tasks</w:t>
      </w:r>
      <w:commentRangeEnd w:id="3"/>
      <w:r>
        <w:commentReference w:id="3"/>
      </w:r>
      <w:r>
        <w:t xml:space="preserve">, as explained in Section 1.4.</w:t>
      </w:r>
      <w:r/>
    </w:p>
    <w:p>
      <w:pPr>
        <w:numPr>
          <w:ilvl w:val="0"/>
          <w:numId w:val="3"/>
        </w:numPr>
      </w:pPr>
      <w:r>
        <w:rPr>
          <w:b/>
          <w:bCs/>
        </w:rPr>
        <w:t xml:space="preserve">How to </w:t>
      </w:r>
      <w:r>
        <w:rPr>
          <w:b/>
          <w:bCs/>
        </w:rPr>
        <w:t xml:space="preserve">account for </w:t>
      </w:r>
      <w:r>
        <w:rPr>
          <w:b/>
          <w:bCs/>
        </w:rPr>
        <w:t xml:space="preserve">the specificities of </w:t>
      </w:r>
      <w:r>
        <w:rPr>
          <w:b/>
          <w:bCs/>
        </w:rPr>
        <w:t xml:space="preserve">vascular or nervous structure as prior for the self-supervision task</w:t>
      </w:r>
      <w:r>
        <w:t xml:space="preserve">?</w:t>
      </w:r>
      <w:r>
        <w:t xml:space="preserve"> </w:t>
      </w:r>
      <w:r>
        <w:t xml:space="preserve">The specific </w:t>
      </w:r>
      <w:r>
        <w:t xml:space="preserve">(dis)</w:t>
      </w:r>
      <w:r>
        <w:t xml:space="preserve">similarity induced by vascular structures between neighboring CT </w:t>
      </w:r>
      <w:r>
        <w:t xml:space="preserve">voxels will be considered to define self-supervised contrasti</w:t>
      </w:r>
      <w:r>
        <w:t xml:space="preserve">ve losses</w:t>
      </w:r>
      <w:r>
        <w:t xml:space="preserve"> that promote the learning of </w:t>
      </w:r>
      <w:r>
        <w:t xml:space="preserve">CNN</w:t>
      </w:r>
      <w:r>
        <w:t xml:space="preserve"> features</w:t>
      </w:r>
      <w:r>
        <w:t xml:space="preserve"> that capture the branching topology of the signal</w:t>
      </w:r>
      <w:r>
        <w:t xml:space="preserve">. </w:t>
      </w:r>
      <w:r>
        <w:t xml:space="preserve">We </w:t>
      </w:r>
      <w:r>
        <w:t xml:space="preserve">also</w:t>
      </w:r>
      <w:r>
        <w:t xml:space="preserve"> </w:t>
      </w:r>
      <w:r>
        <w:t xml:space="preserve">plan to</w:t>
      </w:r>
      <w:r>
        <w:t xml:space="preserve"> </w:t>
      </w:r>
      <w:r>
        <w:t xml:space="preserve">inve</w:t>
      </w:r>
      <w:r>
        <w:t xml:space="preserve">stigate the interaction between </w:t>
      </w:r>
      <w:r>
        <w:t xml:space="preserve">multiple tasks in</w:t>
      </w:r>
      <w:r>
        <w:t xml:space="preserve"> self-supervised learning: joint learning of the main segmentation task and either branching detection or vascular orientation </w:t>
      </w:r>
      <w:r>
        <w:t xml:space="preserve">is expected to</w:t>
      </w:r>
      <w:r>
        <w:t xml:space="preserve"> </w:t>
      </w:r>
      <w:r>
        <w:t xml:space="preserve">lead to better results in the different sub-tasks.</w:t>
      </w:r>
      <w:r/>
    </w:p>
    <w:p>
      <w:pPr>
        <w:pStyle w:val="592"/>
        <w:ind w:left="0"/>
        <w:rPr>
          <w:rFonts w:cs="Arial"/>
          <w:szCs w:val="24"/>
        </w:rPr>
      </w:pPr>
      <w:r>
        <w:rPr>
          <w:rFonts w:cs="Arial"/>
          <w:szCs w:val="24"/>
        </w:rPr>
      </w:r>
      <w:r/>
    </w:p>
    <w:p>
      <w:pPr>
        <w:pStyle w:val="592"/>
        <w:ind w:left="0"/>
        <w:rPr>
          <w:rFonts w:cs="Arial"/>
          <w:szCs w:val="24"/>
        </w:rPr>
      </w:pPr>
      <w:r>
        <w:rPr>
          <w:rFonts w:cs="Arial"/>
          <w:szCs w:val="24"/>
        </w:rPr>
      </w:r>
      <w:r>
        <w:rPr>
          <w:rFonts w:cs="Arial"/>
          <w:szCs w:val="24"/>
        </w:rPr>
      </w:r>
    </w:p>
    <w:p>
      <w:pPr>
        <w:pStyle w:val="592"/>
        <w:ind w:left="0"/>
        <w:rPr>
          <w:rFonts w:cs="Arial"/>
          <w:szCs w:val="24"/>
        </w:rPr>
      </w:pPr>
      <w:r>
        <w:rPr>
          <w:rFonts w:cs="Arial"/>
          <w:szCs w:val="24"/>
        </w:rPr>
      </w:r>
      <w:r>
        <w:rPr>
          <w:rFonts w:cs="Arial"/>
          <w:szCs w:val="24"/>
        </w:rPr>
      </w:r>
    </w:p>
    <w:p>
      <w:pPr>
        <w:pStyle w:val="592"/>
        <w:numPr>
          <w:ilvl w:val="1"/>
          <w:numId w:val="2"/>
        </w:numPr>
        <w:ind w:left="567" w:hanging="567"/>
      </w:pPr>
      <w:r>
        <w:rPr>
          <w:rFonts w:cs="Arial"/>
          <w:b/>
          <w:szCs w:val="24"/>
        </w:rPr>
        <w:t xml:space="preserve">Work plan</w:t>
      </w:r>
      <w:r/>
      <w:r>
        <w:rPr>
          <w:rFonts w:cs="Arial"/>
          <w:szCs w:val="24"/>
        </w:rPr>
      </w:r>
      <w:r/>
    </w:p>
    <w:p>
      <w:pPr>
        <w:ind w:left="0" w:right="0" w:firstLine="0"/>
        <w:rPr>
          <w:sz w:val="24"/>
        </w:rPr>
      </w:pPr>
      <w:r/>
      <w:r/>
      <w:r>
        <w:rPr>
          <w:sz w:val="24"/>
        </w:rPr>
      </w:r>
      <w:r>
        <w:rPr>
          <w:sz w:val="24"/>
        </w:rPr>
        <w:t xml:space="preserve">As explained in the previous section, </w:t>
      </w:r>
      <w:r>
        <w:rPr>
          <w:sz w:val="24"/>
        </w:rPr>
        <w:t xml:space="preserve">this project </w:t>
      </w:r>
      <w:r>
        <w:rPr>
          <w:sz w:val="24"/>
        </w:rPr>
        <w:t xml:space="preserve">addresses two main questions</w:t>
      </w:r>
      <w:r>
        <w:rPr>
          <w:sz w:val="24"/>
        </w:rPr>
        <w:t xml:space="preserve">, respectively related to self-supervision and to the exploitation of the vascular structure as</w:t>
      </w:r>
      <w:r>
        <w:rPr>
          <w:sz w:val="24"/>
        </w:rPr>
        <w:t xml:space="preserve"> prior</w:t>
      </w:r>
      <w:r>
        <w:rPr>
          <w:sz w:val="24"/>
        </w:rPr>
        <w:t xml:space="preserve">. </w:t>
      </w:r>
      <w:r>
        <w:rPr>
          <w:sz w:val="24"/>
        </w:rPr>
        <w:t xml:space="preserve">Our work plan is thus organized in five tasks, ranging from data collection to understanding the emergence of CNN internal representations, while developing different kinds of (self-)supervised methods.</w:t>
      </w:r>
      <w:r>
        <w:rPr>
          <w:sz w:val="24"/>
        </w:rPr>
      </w:r>
      <w:r/>
    </w:p>
    <w:p>
      <w:pPr>
        <w:ind w:left="0" w:right="0" w:firstLine="0"/>
        <w:rPr>
          <w:sz w:val="24"/>
        </w:rPr>
      </w:pPr>
      <w:r>
        <w:rPr>
          <w:sz w:val="24"/>
        </w:rPr>
      </w:r>
      <w:r>
        <w:rPr>
          <w:sz w:val="24"/>
        </w:rPr>
      </w:r>
    </w:p>
    <w:p>
      <w:pPr>
        <w:rPr>
          <w:sz w:val="24"/>
          <w:u w:val="single"/>
        </w:rPr>
      </w:pPr>
      <w:r>
        <w:rPr>
          <w:sz w:val="24"/>
        </w:rPr>
        <w:t xml:space="preserve">Task 1. </w:t>
      </w:r>
      <w:r>
        <w:rPr>
          <w:sz w:val="24"/>
          <w:u w:val="single"/>
        </w:rPr>
        <w:t xml:space="preserve">Data Collection</w:t>
      </w:r>
      <w:r>
        <w:rPr>
          <w:sz w:val="24"/>
          <w:u w:val="single"/>
        </w:rPr>
      </w:r>
      <w:r/>
    </w:p>
    <w:p>
      <w:pPr>
        <w:rPr>
          <w:sz w:val="24"/>
          <w:u w:val="single"/>
        </w:rPr>
      </w:pPr>
      <w:r>
        <w:rPr>
          <w:sz w:val="24"/>
          <w:u w:val="single"/>
        </w:rPr>
      </w:r>
      <w:r>
        <w:rPr>
          <w:sz w:val="24"/>
          <w:u w:val="single"/>
        </w:rPr>
      </w:r>
    </w:p>
    <w:p>
      <w:pPr>
        <w:tabs>
          <w:tab w:val="center" w:pos="5102" w:leader="none"/>
        </w:tabs>
      </w:pPr>
      <w:r>
        <w:rPr>
          <w:sz w:val="24"/>
        </w:rPr>
      </w:r>
      <w:commentRangeStart w:id="4"/>
      <w:commentRangeStart w:id="5"/>
      <w:r>
        <w:rPr>
          <w:sz w:val="24"/>
        </w:rPr>
        <w:t xml:space="preserve">In practice, to be properly fed in terms of data, our work will cover multiple applicative fields </w:t>
      </w:r>
      <w:r>
        <w:rPr>
          <w:sz w:val="24"/>
        </w:rPr>
        <w:t xml:space="preserve">, each of them offering</w:t>
      </w:r>
      <w:r>
        <w:rPr>
          <w:sz w:val="24"/>
        </w:rPr>
        <w:t xml:space="preserve"> </w:t>
      </w:r>
      <w:r>
        <w:rPr>
          <w:sz w:val="24"/>
        </w:rPr>
        <w:t xml:space="preserve">distinct specificities</w:t>
      </w:r>
      <w:r>
        <w:rPr>
          <w:sz w:val="24"/>
        </w:rPr>
        <w:t xml:space="preserve"> </w:t>
      </w:r>
      <w:r>
        <w:rPr>
          <w:sz w:val="24"/>
        </w:rPr>
        <w:t xml:space="preserve">in terms of data access</w:t>
      </w:r>
      <w:r>
        <w:rPr>
          <w:sz w:val="24"/>
        </w:rPr>
        <w:t xml:space="preserve"> and data structure</w:t>
      </w:r>
      <w:r>
        <w:rPr>
          <w:sz w:val="24"/>
        </w:rPr>
        <w:t xml:space="preserve">. In more details</w:t>
      </w:r>
      <w:r>
        <w:rPr>
          <w:sz w:val="24"/>
        </w:rPr>
        <w:t xml:space="preserve">, the applicative fields of interest are</w:t>
      </w:r>
      <w:r>
        <w:rPr>
          <w:sz w:val="24"/>
        </w:rPr>
        <w:t xml:space="preserve">:</w:t>
      </w:r>
      <w:r>
        <w:rPr>
          <w:sz w:val="24"/>
        </w:rPr>
      </w:r>
      <w:r>
        <w:tab/>
      </w:r>
      <w:r/>
    </w:p>
    <w:p>
      <w:pPr>
        <w:pStyle w:val="592"/>
        <w:numPr>
          <w:ilvl w:val="0"/>
          <w:numId w:val="16"/>
        </w:numPr>
      </w:pPr>
      <w:r>
        <w:rPr>
          <w:b/>
          <w:sz w:val="24"/>
        </w:rPr>
        <w:t xml:space="preserve">Pulmonary Embolism Detection</w:t>
      </w:r>
      <w:r>
        <w:rPr>
          <w:sz w:val="24"/>
        </w:rPr>
        <w:t xml:space="preserve">: Computerized tomography (CT) scanners have gained acceptance as a minimally invasive method for diagnosing pulmonary embolisms. CNNs are here considered to detec</w:t>
      </w:r>
      <w:r>
        <w:rPr>
          <w:sz w:val="24"/>
        </w:rPr>
        <w:t xml:space="preserve">t embolism in images of low-contrast (to reduce the X-ray doses of CT image acquisition as low as reasonably achievable). The developed method will be used as a safeguard by radiologists, or even as preliminary computer-aided diagnosis (CAD) tool (for exam</w:t>
      </w:r>
      <w:r>
        <w:rPr>
          <w:sz w:val="24"/>
        </w:rPr>
        <w:t xml:space="preserve">ple for removing negative scanners from human diagnosis). This work will be done partly in the Radiology Department of the St Luc Clinics in Brussels, which will provide the required data sets. The models could be extended to better characterize pulmonary </w:t>
      </w:r>
      <w:r>
        <w:rPr>
          <w:sz w:val="24"/>
        </w:rPr>
        <w:t xml:space="preserve">inflammation</w:t>
      </w:r>
      <w:r>
        <w:rPr>
          <w:sz w:val="24"/>
        </w:rPr>
        <w:t xml:space="preserve"> due to Covid-19.</w:t>
      </w:r>
      <w:r>
        <w:rPr>
          <w:sz w:val="24"/>
        </w:rPr>
      </w:r>
      <w:r/>
    </w:p>
    <w:p>
      <w:pPr>
        <w:pStyle w:val="592"/>
        <w:numPr>
          <w:ilvl w:val="0"/>
          <w:numId w:val="16"/>
        </w:numPr>
      </w:pPr>
      <w:r>
        <w:rPr>
          <w:b/>
          <w:sz w:val="24"/>
        </w:rPr>
        <w:t xml:space="preserve">Tissue Engineering</w:t>
      </w:r>
      <w:r>
        <w:rPr>
          <w:sz w:val="24"/>
        </w:rPr>
        <w:t xml:space="preserve">: Body parts (e.g. face, limbs, trunk) are made of composite tissues, which are organized in assembled tissue layers (e.g. skin, fat and cartilage for the ear) with an intertwining vascular and nervous network, shown in Fig. </w:t>
      </w:r>
      <w:r>
        <w:rPr>
          <w:sz w:val="24"/>
        </w:rPr>
        <w:fldChar w:fldCharType="begin"/>
      </w:r>
      <w:r>
        <w:rPr>
          <w:sz w:val="24"/>
        </w:rPr>
        <w:instrText xml:space="preserve"> REF Ref_Figure1_number_only \h </w:instrText>
      </w:r>
      <w:r>
        <w:rPr>
          <w:sz w:val="24"/>
        </w:rPr>
        <w:fldChar w:fldCharType="separate"/>
      </w:r>
      <w:r>
        <w:rPr>
          <w:sz w:val="24"/>
        </w:rPr>
        <w:t xml:space="preserve">1</w:t>
      </w:r>
      <w:r>
        <w:rPr>
          <w:sz w:val="24"/>
        </w:rPr>
        <w:fldChar w:fldCharType="end"/>
      </w:r>
      <w:r>
        <w:rPr>
          <w:sz w:val="24"/>
        </w:rPr>
        <w:t xml:space="preserve"> (sharing the same shape ramification </w:t>
      </w:r>
      <w:r>
        <w:rPr>
          <w:sz w:val="24"/>
        </w:rPr>
        <w:t xml:space="preserve">as the lung blood vessels considered for pulmonary embolism). Contrast-enhanced micro-CT now allows visualizing those structures, but accurate image segmentation tools are required to extract quantitative and statistically relevant information about them </w:t>
      </w:r>
      <w:bookmarkStart w:id="190" w:name="ZOTERO_BREF_ZAkr6qcrmmQK"/>
      <w:r>
        <w:rPr>
          <w:sz w:val="24"/>
        </w:rPr>
        <w:t xml:space="preserve">[3]</w:t>
      </w:r>
      <w:bookmarkEnd w:id="190"/>
      <w:r>
        <w:rPr>
          <w:sz w:val="24"/>
        </w:rPr>
        <w:t xml:space="preserve">. In this context, images are captured on dead </w:t>
      </w:r>
      <w:r>
        <w:rPr>
          <w:sz w:val="24"/>
        </w:rPr>
        <w:t xml:space="preserve">mices</w:t>
      </w:r>
      <w:r>
        <w:rPr>
          <w:sz w:val="24"/>
        </w:rPr>
        <w:t xml:space="preserve">, which gives the opportunity to consider multiple acquisitions of the same body part (typically a knee articul</w:t>
      </w:r>
      <w:r>
        <w:rPr>
          <w:sz w:val="24"/>
        </w:rPr>
        <w:t xml:space="preserve">ation or kidneys) with different settings and thus different SNR levels, allowing to properly assess the CNN performance (since high SNR images give access to a reliable ground truth). Access to images is guaranteed through our close interaction (a 4-year </w:t>
      </w:r>
      <w:r>
        <w:rPr>
          <w:sz w:val="24"/>
        </w:rPr>
        <w:t xml:space="preserve">collaborative project started in 2019) with Prof. Greet Kerckhofs, expert in contrast enhanced micro-CT.</w:t>
      </w:r>
      <w:commentRangeEnd w:id="4"/>
      <w:commentRangeEnd w:id="5"/>
      <w:r>
        <w:commentReference w:id="4"/>
        <w:commentReference w:id="5"/>
      </w:r>
      <w:r>
        <w:rPr>
          <w:sz w:val="24"/>
        </w:rPr>
      </w:r>
      <w:r/>
    </w:p>
    <w:p>
      <w:pPr>
        <w:rPr>
          <w:sz w:val="24"/>
        </w:rPr>
      </w:pPr>
      <w:r>
        <w:rPr>
          <w:sz w:val="24"/>
        </w:rPr>
      </w:r>
      <w:r>
        <w:rPr>
          <w:sz w:val="24"/>
        </w:rPr>
      </w:r>
    </w:p>
    <w:p>
      <w:pPr>
        <w:rPr>
          <w:sz w:val="24"/>
          <w:u w:val="single"/>
        </w:rPr>
      </w:pPr>
      <w:r>
        <w:rPr>
          <w:sz w:val="24"/>
        </w:rPr>
        <w:t xml:space="preserve">Task 2. </w:t>
      </w:r>
      <w:r>
        <w:rPr>
          <w:sz w:val="24"/>
          <w:u w:val="single"/>
        </w:rPr>
        <w:t xml:space="preserve">Supervised CNN implementation for segmentation with shape regularization</w:t>
      </w:r>
      <w:r>
        <w:rPr>
          <w:sz w:val="24"/>
        </w:rPr>
      </w:r>
      <w:r/>
    </w:p>
    <w:p>
      <w:pPr>
        <w:rPr>
          <w:sz w:val="24"/>
        </w:rPr>
      </w:pPr>
      <w:r>
        <w:rPr>
          <w:sz w:val="24"/>
          <w:u w:val="single"/>
        </w:rPr>
      </w:r>
      <w:r>
        <w:rPr>
          <w:sz w:val="24"/>
          <w:u w:val="single"/>
        </w:rPr>
      </w:r>
    </w:p>
    <w:p>
      <w:pPr>
        <w:rPr>
          <w:sz w:val="24"/>
        </w:rPr>
      </w:pPr>
      <w:r>
        <w:rPr>
          <w:sz w:val="24"/>
        </w:rPr>
        <w:t xml:space="preserve">State-of-the-art deep learning segmentation architectures are fully convolutional neural networks. For biomedical applications, the U-Net architecture</w:t>
      </w:r>
      <w:bookmarkStart w:id="193" w:name="ZOTERO_BREF_FyNwEA8gGiy7"/>
      <w:r>
        <w:rPr>
          <w:sz w:val="24"/>
        </w:rPr>
        <w:t xml:space="preserve"> </w:t>
      </w:r>
      <w:bookmarkEnd w:id="193"/>
      <w:r>
        <w:rPr>
          <w:sz w:val="24"/>
        </w:rPr>
        <w:t xml:space="preserve">(2D </w:t>
      </w:r>
      <w:bookmarkStart w:id="194" w:name="ZOTERO_BREF_SuwYR4WevzUL"/>
      <w:r>
        <w:rPr>
          <w:sz w:val="24"/>
        </w:rPr>
        <w:t xml:space="preserve">[16]</w:t>
      </w:r>
      <w:bookmarkEnd w:id="194"/>
      <w:r>
        <w:rPr>
          <w:sz w:val="24"/>
        </w:rPr>
        <w:t xml:space="preserve"> or 3D </w:t>
      </w:r>
      <w:bookmarkStart w:id="195" w:name="ZOTERO_BREF_6TXopXSoAl4c"/>
      <w:r>
        <w:rPr>
          <w:sz w:val="24"/>
        </w:rPr>
        <w:t xml:space="preserve">[17]</w:t>
      </w:r>
      <w:bookmarkEnd w:id="195"/>
      <w:r>
        <w:rPr>
          <w:sz w:val="24"/>
        </w:rPr>
        <w:t xml:space="preserve"> implementation) is particularly suited and is commonly used in the community. </w:t>
      </w:r>
      <w:r>
        <w:rPr>
          <w:sz w:val="24"/>
        </w:rPr>
        <w:t xml:space="preserve">2D and 3D U-Net have been implemented in </w:t>
      </w:r>
      <w:r>
        <w:rPr>
          <w:sz w:val="24"/>
        </w:rPr>
        <w:t xml:space="preserve">UCLouvain</w:t>
      </w:r>
      <w:r>
        <w:rPr>
          <w:sz w:val="24"/>
        </w:rPr>
        <w:t xml:space="preserve"> to segment the bladder on CT and CBCT image slices </w:t>
      </w:r>
      <w:bookmarkStart w:id="197" w:name="ZOTERO_BREF_r5JFonYC4CIw"/>
      <w:r>
        <w:rPr>
          <w:sz w:val="24"/>
        </w:rPr>
        <w:t xml:space="preserve">[1], [2]</w:t>
      </w:r>
      <w:bookmarkEnd w:id="197"/>
      <w:r>
        <w:rPr>
          <w:sz w:val="24"/>
        </w:rPr>
        <w:t xml:space="preserve">, but also the mineralized cartilage on micro-CT images </w:t>
      </w:r>
      <w:bookmarkStart w:id="198" w:name="ZOTERO_BREF_Uh4MouZp2XsU"/>
      <w:r>
        <w:rPr>
          <w:sz w:val="24"/>
        </w:rPr>
        <w:t xml:space="preserve">[3]</w:t>
      </w:r>
      <w:bookmarkEnd w:id="198"/>
      <w:r>
        <w:rPr>
          <w:sz w:val="24"/>
        </w:rPr>
        <w:t xml:space="preserve">. Those two networks </w:t>
      </w:r>
      <w:r>
        <w:rPr>
          <w:sz w:val="24"/>
        </w:rPr>
        <w:t xml:space="preserve">provide</w:t>
      </w:r>
      <w:r>
        <w:rPr>
          <w:sz w:val="24"/>
        </w:rPr>
        <w:t xml:space="preserve"> baseline reference</w:t>
      </w:r>
      <w:r>
        <w:rPr>
          <w:sz w:val="24"/>
        </w:rPr>
        <w:t xml:space="preserve">s</w:t>
      </w:r>
      <w:r>
        <w:rPr>
          <w:sz w:val="24"/>
        </w:rPr>
        <w:t xml:space="preserve">,</w:t>
      </w:r>
      <w:r>
        <w:rPr>
          <w:sz w:val="24"/>
        </w:rPr>
        <w:t xml:space="preserve"> to</w:t>
      </w:r>
      <w:r>
        <w:rPr>
          <w:sz w:val="24"/>
        </w:rPr>
        <w:t xml:space="preserve"> be</w:t>
      </w:r>
      <w:r>
        <w:rPr>
          <w:sz w:val="24"/>
        </w:rPr>
        <w:t xml:space="preserve"> compare</w:t>
      </w:r>
      <w:r>
        <w:rPr>
          <w:sz w:val="24"/>
        </w:rPr>
        <w:t xml:space="preserve">d</w:t>
      </w:r>
      <w:r>
        <w:rPr>
          <w:sz w:val="24"/>
        </w:rPr>
        <w:t xml:space="preserve"> with the alternatives studied in the rest of the project.</w:t>
      </w:r>
      <w:r>
        <w:rPr>
          <w:sz w:val="24"/>
        </w:rPr>
        <w:t xml:space="preserve">This baseline will allow us to investigate the statistical characteristics of a model trained on the available data, which is the foundation of the following tasks, and will orient this work. </w:t>
      </w:r>
      <w:r>
        <w:rPr>
          <w:sz w:val="24"/>
        </w:rPr>
      </w:r>
      <w:r/>
    </w:p>
    <w:p>
      <w:pPr>
        <w:rPr>
          <w:sz w:val="24"/>
        </w:rPr>
      </w:pPr>
      <w:r>
        <w:rPr>
          <w:sz w:val="24"/>
        </w:rPr>
      </w:r>
      <w:r>
        <w:rPr>
          <w:sz w:val="24"/>
        </w:rPr>
      </w:r>
    </w:p>
    <w:p>
      <w:pPr>
        <w:rPr>
          <w:sz w:val="24"/>
        </w:rPr>
      </w:pPr>
      <w:r>
        <w:rPr>
          <w:i/>
          <w:sz w:val="24"/>
        </w:rPr>
        <w:t xml:space="preserve">Shape Prior:</w:t>
      </w:r>
      <w:r>
        <w:rPr>
          <w:sz w:val="24"/>
        </w:rPr>
        <w:t xml:space="preserve"> </w:t>
      </w:r>
      <w:r>
        <w:rPr>
          <w:sz w:val="24"/>
        </w:rPr>
      </w:r>
      <w:r>
        <w:rPr>
          <w:sz w:val="24"/>
        </w:rPr>
        <w:t xml:space="preserve">When CNNs are only</w:t>
      </w:r>
      <w:r>
        <w:rPr>
          <w:sz w:val="24"/>
        </w:rPr>
        <w:t xml:space="preserve"> trained with the classical binary cross-entropy or the Dice loss, the network prediction and the ground truth (i.e. the manual annotations) are compared on a pixel-wise manner and do not necessarily incorporate local geometry such as smoothness and shape </w:t>
      </w:r>
      <w:r>
        <w:rPr>
          <w:sz w:val="24"/>
        </w:rPr>
        <w:t xml:space="preserve">features (e.g. tree-based topology of vascular elements). For the integration of the shape prior</w:t>
      </w:r>
      <w:r>
        <w:rPr>
          <w:sz w:val="24"/>
        </w:rPr>
        <w:t xml:space="preserve">, we consider the regularization of the image as pretext task for the training of a segmentation model.</w:t>
      </w:r>
      <w:r>
        <w:rPr>
          <w:sz w:val="24"/>
        </w:rPr>
      </w:r>
      <w:r/>
    </w:p>
    <w:p>
      <w:r>
        <w:rPr>
          <w:sz w:val="24"/>
        </w:rPr>
        <w:t xml:space="preserve">The purpose is to favor the emergence of a segmentation mask that shares the structure exhibited by the ground truth output labels. Hence, the first proposed CNN regularization scheme relies on the assumption that the ground truth labels exhibi</w:t>
      </w:r>
      <w:r>
        <w:rPr>
          <w:sz w:val="24"/>
        </w:rPr>
        <w:t xml:space="preserve">t such an internal </w:t>
      </w:r>
      <w:r>
        <w:rPr>
          <w:sz w:val="24"/>
        </w:rPr>
        <w:t xml:space="preserve">structure. This is the case in the considered datasets since the organs and vascular systems in CT/micro-CT images contain connected structures.</w:t>
      </w:r>
      <w:r>
        <w:rPr>
          <w:sz w:val="24"/>
        </w:rPr>
      </w:r>
      <w:r/>
    </w:p>
    <w:p>
      <w:r>
        <w:rPr>
          <w:sz w:val="24"/>
        </w:rPr>
        <w:t xml:space="preserve">Our proposed regularization scheme works in two steps. First, an auto-encoder will be trained</w:t>
      </w:r>
      <w:r>
        <w:rPr>
          <w:sz w:val="24"/>
        </w:rPr>
        <w:t xml:space="preserve"> to model the internal structure of ground-truth segments. In a second phase, the actual segmentation network of interest (i.e. the U-Net model) is trained by including the auxiliary task of predicting the output via the decoder learned in the first phase </w:t>
      </w:r>
      <w:r>
        <w:rPr>
          <w:sz w:val="24"/>
        </w:rPr>
        <w:t xml:space="preserve">[30]</w:t>
      </w:r>
      <w:r>
        <w:rPr>
          <w:sz w:val="24"/>
        </w:rPr>
        <w:t xml:space="preserve">. This process is illustrated in Fig. </w:t>
      </w:r>
      <w:r>
        <w:rPr>
          <w:sz w:val="24"/>
        </w:rPr>
        <w:fldChar w:fldCharType="begin"/>
      </w:r>
      <w:r>
        <w:rPr>
          <w:sz w:val="24"/>
        </w:rPr>
        <w:instrText xml:space="preserve"> REF Ref_Figure1_number_only \h </w:instrText>
      </w:r>
      <w:r>
        <w:rPr>
          <w:sz w:val="24"/>
        </w:rPr>
        <w:fldChar w:fldCharType="separate"/>
      </w:r>
      <w:r>
        <w:rPr>
          <w:sz w:val="24"/>
        </w:rPr>
        <w:t xml:space="preserve">1</w:t>
      </w:r>
      <w:r>
        <w:rPr>
          <w:sz w:val="24"/>
        </w:rPr>
        <w:fldChar w:fldCharType="end"/>
      </w:r>
      <w:r>
        <w:rPr>
          <w:sz w:val="24"/>
        </w:rPr>
        <w:t xml:space="preserve">. In our case, the auto-encoder will be trained on manual or synthetic segmentation labels embedding models for ramifications.</w:t>
      </w:r>
      <w:r>
        <w:rPr>
          <w:sz w:val="24"/>
        </w:rPr>
      </w:r>
      <w:r/>
    </w:p>
    <w:p>
      <w:r>
        <w:rPr>
          <w:sz w:val="24"/>
        </w:rPr>
        <w:t xml:space="preserve">Alternative approaches to connect the segmentation and the structure encoding networks have been proposed </w:t>
      </w:r>
      <w:r>
        <w:rPr>
          <w:sz w:val="24"/>
        </w:rPr>
        <w:t xml:space="preserve">[31], [32]</w:t>
      </w:r>
      <w:r>
        <w:rPr>
          <w:sz w:val="24"/>
        </w:rPr>
        <w:t xml:space="preserve"> as well. Hence, determining the appropriate way to connect them and to favor the joint training of multiple (i.e. auxiliary and main) tasks by a network remains open and is fully part of this research question </w:t>
      </w:r>
      <w:r>
        <w:rPr>
          <w:sz w:val="24"/>
        </w:rPr>
        <w:t xml:space="preserve">[6], [29]</w:t>
      </w:r>
      <w:r>
        <w:rPr>
          <w:sz w:val="24"/>
        </w:rPr>
        <w:t xml:space="preserve">.</w:t>
      </w:r>
      <w:r/>
      <w:r/>
    </w:p>
    <w:p>
      <w:pPr>
        <w:rPr>
          <w:sz w:val="24"/>
        </w:rPr>
      </w:pPr>
      <w:r>
        <w:rPr>
          <w:sz w:val="24"/>
        </w:rPr>
      </w:r>
      <w:r>
        <w:rPr>
          <w:sz w:val="24"/>
        </w:rPr>
      </w:r>
    </w:p>
    <w:p>
      <w:pPr>
        <w:rPr>
          <w:sz w:val="24"/>
        </w:rPr>
      </w:pPr>
      <w:r>
        <w:rPr>
          <w:sz w:val="24"/>
        </w:rPr>
        <w:t xml:space="preserve">Task 3. </w:t>
      </w:r>
      <w:r>
        <w:rPr>
          <w:sz w:val="24"/>
          <w:u w:val="single"/>
        </w:rPr>
        <w:t xml:space="preserve">Self-supervised segmentation </w:t>
      </w:r>
      <w:commentRangeStart w:id="6"/>
      <w:r>
        <w:rPr>
          <w:sz w:val="24"/>
          <w:u w:val="single"/>
        </w:rPr>
        <w:t xml:space="preserve">using contrastive losses</w:t>
      </w:r>
      <w:commentRangeEnd w:id="6"/>
      <w:r>
        <w:commentReference w:id="6"/>
      </w:r>
      <w:r>
        <w:rPr>
          <w:sz w:val="24"/>
        </w:rPr>
      </w:r>
      <w:r/>
    </w:p>
    <w:p>
      <w:pPr>
        <w:rPr>
          <w:sz w:val="24"/>
        </w:rPr>
      </w:pPr>
      <w:r>
        <w:rPr>
          <w:sz w:val="24"/>
        </w:rPr>
      </w:r>
      <w:r>
        <w:rPr>
          <w:sz w:val="24"/>
        </w:rPr>
      </w:r>
    </w:p>
    <w:p>
      <w:pPr>
        <w:rPr>
          <w:sz w:val="24"/>
        </w:rPr>
      </w:pPr>
      <w:r>
        <w:rPr>
          <w:i/>
          <w:sz w:val="24"/>
        </w:rPr>
        <w:t xml:space="preserve">Pre-training Strategy:</w:t>
      </w:r>
      <w:r>
        <w:rPr>
          <w:sz w:val="24"/>
        </w:rPr>
        <w:t xml:space="preserve"> We plan to investigate dictionary learning </w:t>
      </w:r>
      <w:r>
        <w:rPr>
          <w:sz w:val="24"/>
        </w:rPr>
        <w:t xml:space="preserve">as pretext task. Unsupervised representation learning has been largely used in natural language processing, but has been less successful for vision tasks. Contrastive loss </w:t>
      </w:r>
      <w:bookmarkStart w:id="207" w:name="ZOTERO_BREF_I7eo7OmUs3NS"/>
      <w:r>
        <w:rPr>
          <w:sz w:val="24"/>
        </w:rPr>
        <w:t xml:space="preserve">[21]</w:t>
      </w:r>
      <w:bookmarkEnd w:id="207"/>
      <w:r>
        <w:rPr>
          <w:sz w:val="24"/>
        </w:rPr>
        <w:t xml:space="preserve">, illustrated in Fig. </w:t>
      </w:r>
      <w:r>
        <w:rPr>
          <w:sz w:val="24"/>
        </w:rPr>
        <w:fldChar w:fldCharType="begin"/>
      </w:r>
      <w:r>
        <w:rPr>
          <w:sz w:val="24"/>
        </w:rPr>
        <w:instrText xml:space="preserve"> REF Ref_Figure0_number_only \h </w:instrText>
      </w:r>
      <w:r>
        <w:rPr>
          <w:sz w:val="24"/>
        </w:rPr>
        <w:fldChar w:fldCharType="separate"/>
      </w:r>
      <w:r>
        <w:rPr>
          <w:sz w:val="24"/>
        </w:rPr>
        <w:t xml:space="preserve">3</w:t>
      </w:r>
      <w:r>
        <w:rPr>
          <w:sz w:val="24"/>
        </w:rPr>
        <w:fldChar w:fldCharType="end"/>
      </w:r>
      <w:r>
        <w:rPr>
          <w:sz w:val="24"/>
        </w:rPr>
        <w:t xml:space="preserve"> (a), has very recently been envisioned to learn image representations that effectively transfer to a variety of natural vision tasks. Contrastive methods </w:t>
      </w:r>
      <w:bookmarkStart w:id="208" w:name="ZOTERO_BREF_pUjnR40nYBFD"/>
      <w:r>
        <w:rPr>
          <w:sz w:val="24"/>
        </w:rPr>
        <w:t xml:space="preserve">[22]</w:t>
      </w:r>
      <w:r>
        <w:rPr>
          <w:sz w:val="24"/>
        </w:rPr>
        <w:t xml:space="preserve">–[</w:t>
      </w:r>
      <w:r>
        <w:rPr>
          <w:sz w:val="24"/>
        </w:rPr>
        <w:t xml:space="preserve">24]</w:t>
      </w:r>
      <w:bookmarkEnd w:id="208"/>
      <w:r>
        <w:rPr>
          <w:sz w:val="24"/>
        </w:rPr>
        <w:t xml:space="preserve"> </w:t>
      </w:r>
      <w:r>
        <w:rPr>
          <w:sz w:val="24"/>
        </w:rPr>
        <w:t xml:space="preserve">are trained to predict </w:t>
      </w:r>
      <w:r>
        <w:rPr>
          <w:sz w:val="24"/>
        </w:rPr>
        <w:t xml:space="preserve">output image </w:t>
      </w:r>
      <w:r>
        <w:rPr>
          <w:sz w:val="24"/>
        </w:rPr>
        <w:t xml:space="preserve">vectors that </w:t>
      </w:r>
      <w:r>
        <w:rPr>
          <w:sz w:val="24"/>
        </w:rPr>
        <w:t xml:space="preserve">cluster the</w:t>
      </w:r>
      <w:r>
        <w:rPr>
          <w:sz w:val="24"/>
        </w:rPr>
        <w:t xml:space="preserve"> sets of </w:t>
      </w:r>
      <w:r>
        <w:rPr>
          <w:sz w:val="24"/>
        </w:rPr>
        <w:t xml:space="preserve">samples</w:t>
      </w:r>
      <w:r>
        <w:rPr>
          <w:sz w:val="24"/>
        </w:rPr>
        <w:t xml:space="preserve"> that are </w:t>
      </w:r>
      <w:r>
        <w:rPr>
          <w:sz w:val="24"/>
        </w:rPr>
        <w:t xml:space="preserve">related</w:t>
      </w:r>
      <w:r>
        <w:rPr>
          <w:sz w:val="24"/>
        </w:rPr>
        <w:t xml:space="preserve"> (</w:t>
      </w:r>
      <w:r>
        <w:rPr>
          <w:sz w:val="24"/>
        </w:rPr>
        <w:t xml:space="preserve">e.g. because they have been generated based on </w:t>
      </w:r>
      <w:r>
        <w:rPr>
          <w:sz w:val="24"/>
        </w:rPr>
        <w:t xml:space="preserve">the same</w:t>
      </w:r>
      <w:r>
        <w:rPr>
          <w:sz w:val="24"/>
        </w:rPr>
        <w:t xml:space="preserve"> initial</w:t>
      </w:r>
      <w:r>
        <w:rPr>
          <w:sz w:val="24"/>
        </w:rPr>
        <w:t xml:space="preserve"> image</w:t>
      </w:r>
      <w:r>
        <w:rPr>
          <w:sz w:val="24"/>
        </w:rPr>
        <w:t xml:space="preserve">,</w:t>
      </w:r>
      <w:r>
        <w:rPr>
          <w:sz w:val="24"/>
        </w:rPr>
        <w:t xml:space="preserve"> </w:t>
      </w:r>
      <w:r>
        <w:rPr>
          <w:sz w:val="24"/>
        </w:rPr>
        <w:t xml:space="preserve">using</w:t>
      </w:r>
      <w:r>
        <w:rPr>
          <w:sz w:val="24"/>
        </w:rPr>
        <w:t xml:space="preserve"> </w:t>
      </w:r>
      <w:r>
        <w:rPr>
          <w:sz w:val="24"/>
        </w:rPr>
        <w:t xml:space="preserve">various kinds of data augmentation), while maximizing distance between </w:t>
      </w:r>
      <w:r>
        <w:rPr>
          <w:sz w:val="24"/>
        </w:rPr>
        <w:t xml:space="preserve">samples that are not related</w:t>
      </w:r>
      <w:r>
        <w:rPr>
          <w:sz w:val="24"/>
        </w:rPr>
        <w:t xml:space="preserve">. </w:t>
      </w:r>
      <w:r>
        <w:rPr>
          <w:sz w:val="24"/>
        </w:rPr>
        <w:t xml:space="preserve">Those </w:t>
      </w:r>
      <w:r>
        <w:rPr>
          <w:sz w:val="24"/>
        </w:rPr>
        <w:t xml:space="preserve">contrastive methods</w:t>
      </w:r>
      <w:r>
        <w:rPr>
          <w:sz w:val="24"/>
        </w:rPr>
        <w:t xml:space="preserve"> have been designed for image classification, and</w:t>
      </w:r>
      <w:r>
        <w:rPr>
          <w:sz w:val="24"/>
        </w:rPr>
        <w:t xml:space="preserve"> are not directly suited for </w:t>
      </w:r>
      <w:r>
        <w:rPr>
          <w:sz w:val="24"/>
        </w:rPr>
        <w:t xml:space="preserve">pixel-wise </w:t>
      </w:r>
      <w:r>
        <w:rPr>
          <w:sz w:val="24"/>
        </w:rPr>
        <w:t xml:space="preserve">segmentation. </w:t>
      </w:r>
      <w:r>
        <w:rPr>
          <w:sz w:val="24"/>
        </w:rPr>
        <w:t xml:space="preserve">To address this limitation, w</w:t>
      </w:r>
      <w:r>
        <w:rPr>
          <w:sz w:val="24"/>
        </w:rPr>
        <w:t xml:space="preserve">e plan to </w:t>
      </w:r>
      <w:r>
        <w:rPr>
          <w:sz w:val="24"/>
        </w:rPr>
        <w:t xml:space="preserve">develop pixel-wise </w:t>
      </w:r>
      <w:r>
        <w:rPr>
          <w:sz w:val="24"/>
        </w:rPr>
        <w:t xml:space="preserve">CNN feature </w:t>
      </w:r>
      <w:r>
        <w:rPr>
          <w:sz w:val="24"/>
        </w:rPr>
        <w:t xml:space="preserve">clustering strategies</w:t>
      </w:r>
      <w:r>
        <w:rPr>
          <w:sz w:val="24"/>
        </w:rPr>
        <w:t xml:space="preserve">, as depicted in Fig3(b)</w:t>
      </w:r>
      <w:r>
        <w:rPr>
          <w:sz w:val="24"/>
        </w:rPr>
        <w:t xml:space="preserve">.</w:t>
      </w:r>
      <w:r>
        <w:rPr>
          <w:sz w:val="24"/>
        </w:rPr>
        <w:t xml:space="preserve"> Instead of clustering or contrasting images instances, as in the classical paradigm, our scheme will cluster identical </w:t>
      </w:r>
      <w:r>
        <w:rPr>
          <w:sz w:val="24"/>
        </w:rPr>
        <w:t xml:space="preserve">pixels from different instances of the same image, while contrasting unrelated pixels from the same image. </w:t>
      </w:r>
      <w:r/>
    </w:p>
    <w:p>
      <w:pPr>
        <w:rPr>
          <w:sz w:val="24"/>
        </w:rPr>
      </w:pPr>
      <w:r>
        <w:rPr>
          <w:sz w:val="24"/>
        </w:rPr>
      </w:r>
      <w:r/>
    </w:p>
    <w:p>
      <w:pPr>
        <w:rPr>
          <w:sz w:val="24"/>
        </w:rPr>
      </w:pPr>
      <w:r>
        <w:rPr>
          <w:i/>
          <w:sz w:val="24"/>
        </w:rPr>
        <w:t xml:space="preserve">Shape Prior:</w:t>
      </w:r>
      <w:r>
        <w:rPr>
          <w:sz w:val="24"/>
        </w:rPr>
        <w:t xml:space="preserve"> In the previous statement, we can replace identical pixels with neighboring pixels, according to the branch-like structure prior. In order to cluster pixels according to the prior, we will use local information using classical algorithms like directional filters, or the graphcut [33] or watershed algorithms [34].</w:t>
      </w:r>
      <w:r>
        <w:rPr>
          <w:sz w:val="24"/>
        </w:rPr>
      </w:r>
      <w:r>
        <w:rPr>
          <w:sz w:val="24"/>
        </w:rPr>
      </w:r>
    </w:p>
    <w:p>
      <w:pPr>
        <w:rPr>
          <w:sz w:val="24"/>
        </w:rPr>
      </w:pPr>
      <w:r>
        <w:rPr>
          <w:sz w:val="24"/>
        </w:rPr>
      </w:r>
      <w:r>
        <w:rPr>
          <w:sz w:val="24"/>
        </w:rPr>
      </w:r>
    </w:p>
    <w:p>
      <w:pPr>
        <w:rPr>
          <w:sz w:val="24"/>
          <w:u w:val="single"/>
        </w:rPr>
      </w:pPr>
      <w:r>
        <w:rPr>
          <w:sz w:val="24"/>
        </w:rPr>
        <w:t xml:space="preserve">Task 4. </w:t>
      </w:r>
      <w:r>
        <w:rPr>
          <w:sz w:val="24"/>
          <w:u w:val="single"/>
        </w:rPr>
        <w:t xml:space="preserve">Self-supervised segmentation with image reconstruction loss</w:t>
      </w:r>
      <w:r>
        <w:rPr>
          <w:sz w:val="24"/>
          <w:u w:val="single"/>
        </w:rPr>
      </w:r>
      <w:r/>
    </w:p>
    <w:p>
      <w:pPr>
        <w:rPr>
          <w:sz w:val="24"/>
        </w:rPr>
      </w:pPr>
      <w:r>
        <w:rPr>
          <w:sz w:val="24"/>
        </w:rPr>
      </w:r>
      <w:r/>
    </w:p>
    <w:p>
      <w:pPr>
        <w:rPr>
          <w:sz w:val="24"/>
        </w:rPr>
      </w:pPr>
      <w:r>
        <w:rPr>
          <w:i/>
          <w:sz w:val="24"/>
        </w:rPr>
        <w:t xml:space="preserve">Pre-training Strategy:</w:t>
      </w:r>
      <w:r>
        <w:rPr>
          <w:sz w:val="24"/>
        </w:rPr>
        <w:t xml:space="preserve"> </w:t>
      </w:r>
      <w:r>
        <w:rPr>
          <w:sz w:val="24"/>
        </w:rPr>
        <w:t xml:space="preserve">In this </w:t>
      </w:r>
      <w:r>
        <w:rPr>
          <w:sz w:val="24"/>
        </w:rPr>
        <w:t xml:space="preserve">task</w:t>
      </w:r>
      <w:r>
        <w:rPr>
          <w:sz w:val="24"/>
        </w:rPr>
        <w:t xml:space="preserve">, we consider embedding the segmentation task into an image reconstruction task as pretext.</w:t>
      </w:r>
      <w:r>
        <w:rPr>
          <w:sz w:val="24"/>
        </w:rPr>
        <w:t xml:space="preserve"> As illustrated in Fig. X, a trained reconstruction network, will take an incomplete image and a vector field trained from the original image to recreate the given image. The network of interest will be trained to output directional information, in order to help the reconstruction task.</w:t>
      </w:r>
      <w:r/>
    </w:p>
    <w:p>
      <w:pPr>
        <w:rPr>
          <w:sz w:val="24"/>
        </w:rPr>
      </w:pPr>
      <w:r>
        <w:rPr>
          <w:sz w:val="24"/>
        </w:rPr>
      </w:r>
      <w:r>
        <w:rPr>
          <w:sz w:val="24"/>
        </w:rPr>
      </w:r>
    </w:p>
    <w:p>
      <w:pPr>
        <w:rPr>
          <w:sz w:val="24"/>
        </w:rPr>
      </w:pPr>
      <w:r>
        <w:rPr>
          <w:i/>
          <w:sz w:val="24"/>
        </w:rPr>
        <w:t xml:space="preserve">Shape Prior:</w:t>
      </w:r>
      <w:r>
        <w:rPr>
          <w:sz w:val="24"/>
        </w:rPr>
        <w:t xml:space="preserve"> The purpose is to favor the emergence of a vector field that shares the branch-like structure exhibited by the ground truth output labels. The direction of the vector field should become tangent to the vascular structure, while background pixels should contain no clear direction. Using this, we can separate the background from the vascular structure, while obtaining information about orientation.</w:t>
      </w:r>
      <w:r>
        <w:rPr>
          <w:sz w:val="24"/>
        </w:rPr>
      </w:r>
    </w:p>
    <w:p>
      <w:pPr>
        <w:rPr>
          <w:sz w:val="24"/>
        </w:rPr>
      </w:pPr>
      <w:r>
        <w:rPr>
          <w:sz w:val="24"/>
        </w:rPr>
      </w:r>
      <w:r>
        <w:rPr>
          <w:sz w:val="24"/>
        </w:rPr>
      </w:r>
    </w:p>
    <w:p>
      <w:pPr>
        <w:rPr>
          <w:sz w:val="24"/>
          <w:u w:val="single"/>
        </w:rPr>
      </w:pPr>
      <w:r>
        <w:rPr>
          <w:sz w:val="24"/>
        </w:rPr>
        <w:t xml:space="preserve">Task 5. </w:t>
      </w:r>
      <w:r>
        <w:rPr>
          <w:sz w:val="24"/>
          <w:u w:val="single"/>
        </w:rPr>
        <w:t xml:space="preserve">Understanding the emergence of CNN internal representations</w:t>
      </w:r>
      <w:r>
        <w:rPr>
          <w:sz w:val="24"/>
        </w:rPr>
      </w:r>
      <w:r/>
    </w:p>
    <w:p>
      <w:pPr>
        <w:rPr>
          <w:sz w:val="24"/>
        </w:rPr>
      </w:pPr>
      <w:r>
        <w:rPr>
          <w:sz w:val="24"/>
          <w:u w:val="single"/>
        </w:rPr>
      </w:r>
      <w:r>
        <w:rPr>
          <w:sz w:val="24"/>
          <w:u w:val="single"/>
        </w:rPr>
      </w:r>
    </w:p>
    <w:p>
      <w:pPr>
        <w:rPr>
          <w:sz w:val="24"/>
        </w:rPr>
      </w:pPr>
      <w:r>
        <w:rPr>
          <w:sz w:val="24"/>
        </w:rPr>
        <w:t xml:space="preserve">In order to validate and understand the inner-working of the designed strategies, we will look at the weight and gradient characteristics during training, and compared to the baseline, prompted by work done inside our research team </w:t>
      </w:r>
      <w:r>
        <w:rPr>
          <w:sz w:val="24"/>
        </w:rPr>
        <w:t xml:space="preserve">[29]</w:t>
      </w:r>
      <w:r>
        <w:rPr>
          <w:sz w:val="24"/>
        </w:rPr>
        <w:t xml:space="preserve">. A possible technique would be to use dimensionality reduction (e.g. PCA) at different points in the network, in order to combine information at every layer.</w:t>
      </w:r>
      <w:r>
        <w:rPr>
          <w:sz w:val="24"/>
        </w:rPr>
        <w:t xml:space="preserve"> This might lead to unsupervised segmentation using clustering.</w:t>
      </w:r>
      <w:r>
        <w:rPr>
          <w:sz w:val="24"/>
        </w:rPr>
      </w:r>
    </w:p>
    <w:p>
      <w:pPr>
        <w:rPr>
          <w:sz w:val="24"/>
        </w:rPr>
      </w:pPr>
      <w:r>
        <w:rPr>
          <w:sz w:val="24"/>
        </w:rPr>
      </w:r>
      <w:r>
        <w:rPr>
          <w:sz w:val="24"/>
        </w:rPr>
      </w:r>
    </w:p>
    <w:p>
      <w:pPr>
        <w:pStyle w:val="597"/>
        <w:rPr>
          <w:sz w:val="24"/>
        </w:rPr>
      </w:pPr>
      <w:r/>
      <w:bookmarkStart w:id="192" w:name="ZOTERO_BREF_NPIVnfc2HDu6"/>
      <w:r>
        <w:rPr>
          <w:sz w:val="16"/>
        </w:rPr>
        <w:t xml:space="preserve">[1]</w:t>
      </w:r>
      <w:r>
        <w:rPr>
          <w:sz w:val="16"/>
        </w:rPr>
        <w:tab/>
      </w:r>
      <w:r>
        <w:rPr>
          <w:sz w:val="24"/>
        </w:rPr>
        <w:t xml:space="preserve">J. Léger, E. Brion, U. </w:t>
      </w:r>
      <w:r>
        <w:rPr>
          <w:sz w:val="24"/>
        </w:rPr>
        <w:t xml:space="preserve">Javaid</w:t>
      </w:r>
      <w:r>
        <w:rPr>
          <w:sz w:val="24"/>
        </w:rPr>
        <w:t xml:space="preserve">, J. Lee, C. De Vleeschouwer, and B. Macq, “Contour Propagation in CT Scans with</w:t>
      </w:r>
      <w:r>
        <w:rPr>
          <w:sz w:val="24"/>
        </w:rPr>
        <w:t xml:space="preserve"> Convolutional Neural Networks,” in </w:t>
      </w:r>
      <w:r>
        <w:rPr>
          <w:i/>
          <w:sz w:val="24"/>
        </w:rPr>
        <w:t xml:space="preserve">Advanced Concepts for Intelligent Vision Systems</w:t>
      </w:r>
      <w:r>
        <w:rPr>
          <w:sz w:val="24"/>
        </w:rPr>
        <w:t xml:space="preserve">, Cham, 2018, pp. 380–391.</w:t>
      </w:r>
      <w:r>
        <w:rPr>
          <w:sz w:val="40"/>
        </w:rPr>
      </w:r>
    </w:p>
    <w:p>
      <w:pPr>
        <w:pStyle w:val="597"/>
        <w:rPr>
          <w:sz w:val="24"/>
        </w:rPr>
      </w:pPr>
      <w:r>
        <w:rPr>
          <w:sz w:val="24"/>
        </w:rPr>
        <w:t xml:space="preserve">[2]</w:t>
      </w:r>
      <w:r>
        <w:rPr>
          <w:sz w:val="24"/>
        </w:rPr>
        <w:tab/>
        <w:t xml:space="preserve">E. Brion, J. Léger, U. </w:t>
      </w:r>
      <w:r>
        <w:rPr>
          <w:sz w:val="24"/>
        </w:rPr>
        <w:t xml:space="preserve">Javaid</w:t>
      </w:r>
      <w:r>
        <w:rPr>
          <w:sz w:val="24"/>
        </w:rPr>
        <w:t xml:space="preserve">, J. Lee, C. D. Vleeschouwer, and B. Macq, “Using planning CTs to enhance CNN-based bladder segmentation on cone</w:t>
      </w:r>
      <w:r>
        <w:rPr>
          <w:sz w:val="24"/>
        </w:rPr>
        <w:t xml:space="preserve"> beam CT,” in </w:t>
      </w:r>
      <w:r>
        <w:rPr>
          <w:i/>
          <w:sz w:val="24"/>
        </w:rPr>
        <w:t xml:space="preserve">Medical Imaging 2019: Image-Guided Procedures, Robotic Interventions, and Modeling</w:t>
      </w:r>
      <w:r>
        <w:rPr>
          <w:sz w:val="24"/>
        </w:rPr>
        <w:t xml:space="preserve">, Mar. 2019, vol. 10951, p. 109511M, Accessed: Aug. 03, 2020.</w:t>
      </w:r>
      <w:r>
        <w:rPr>
          <w:sz w:val="40"/>
        </w:rPr>
      </w:r>
    </w:p>
    <w:p>
      <w:pPr>
        <w:pStyle w:val="597"/>
        <w:rPr>
          <w:sz w:val="24"/>
        </w:rPr>
      </w:pPr>
      <w:r>
        <w:rPr>
          <w:sz w:val="24"/>
        </w:rPr>
      </w:r>
      <w:r>
        <w:rPr>
          <w:sz w:val="24"/>
        </w:rPr>
        <w:t xml:space="preserve">[3]</w:t>
      </w:r>
      <w:r>
        <w:rPr>
          <w:sz w:val="24"/>
        </w:rPr>
        <w:tab/>
        <w:t xml:space="preserve">J. Léger, L. Leyssens, C. De Vleeschouwer, and G. Kerckhofs, “Deep Learning-Based Segmentation of Mineralized Cartilage and Bone in High-Resolution Micro-CT Im</w:t>
      </w:r>
      <w:r>
        <w:rPr>
          <w:sz w:val="24"/>
        </w:rPr>
        <w:t xml:space="preserve">ages,” in </w:t>
      </w:r>
      <w:r>
        <w:rPr>
          <w:i/>
          <w:sz w:val="24"/>
        </w:rPr>
        <w:t xml:space="preserve">Computer Methods, Imaging and Visualization in Biomechanics and Biomedical Engineering</w:t>
      </w:r>
      <w:r>
        <w:rPr>
          <w:sz w:val="24"/>
        </w:rPr>
        <w:t xml:space="preserve">, Cham, 2020, pp. 158–170.</w:t>
      </w:r>
      <w:r>
        <w:rPr>
          <w:sz w:val="40"/>
        </w:rPr>
      </w:r>
    </w:p>
    <w:p>
      <w:pPr>
        <w:pStyle w:val="597"/>
        <w:rPr>
          <w:sz w:val="24"/>
        </w:rPr>
      </w:pPr>
      <w:r>
        <w:rPr>
          <w:sz w:val="24"/>
          <w:lang w:val="fr-BE"/>
        </w:rPr>
        <w:t xml:space="preserve">[4]</w:t>
      </w:r>
      <w:r>
        <w:rPr>
          <w:sz w:val="24"/>
          <w:lang w:val="fr-BE"/>
        </w:rPr>
        <w:tab/>
        <w:t xml:space="preserve">V. Joos de ter Beerst, A. Vanderschueren, and C. De Vleeschouwer, “Utilisation conjointe d’information sémantique et géométrique </w:t>
      </w:r>
      <w:r>
        <w:rPr>
          <w:sz w:val="24"/>
          <w:lang w:val="fr-BE"/>
        </w:rPr>
        <w:t xml:space="preserve">pour la localisation d’objets par caméra temps-de-vol,” in </w:t>
      </w:r>
      <w:r>
        <w:rPr>
          <w:i/>
          <w:sz w:val="24"/>
          <w:lang w:val="fr-BE"/>
        </w:rPr>
        <w:t xml:space="preserve">Online </w:t>
      </w:r>
      <w:r>
        <w:rPr>
          <w:i/>
          <w:sz w:val="24"/>
          <w:lang w:val="fr-BE"/>
        </w:rPr>
        <w:t xml:space="preserve">proceedings</w:t>
      </w:r>
      <w:r>
        <w:rPr>
          <w:i/>
          <w:sz w:val="24"/>
          <w:lang w:val="fr-BE"/>
        </w:rPr>
        <w:t xml:space="preserve"> of RFIAP</w:t>
      </w:r>
      <w:r>
        <w:rPr>
          <w:sz w:val="24"/>
          <w:lang w:val="fr-BE"/>
        </w:rPr>
        <w:t xml:space="preserve">, 2020, vol. 1</w:t>
      </w:r>
      <w:r>
        <w:rPr>
          <w:sz w:val="40"/>
        </w:rPr>
      </w:r>
    </w:p>
    <w:p>
      <w:pPr>
        <w:pStyle w:val="597"/>
        <w:rPr>
          <w:sz w:val="24"/>
        </w:rPr>
      </w:pPr>
      <w:r>
        <w:rPr>
          <w:sz w:val="24"/>
        </w:rPr>
        <w:t xml:space="preserve">[5]</w:t>
      </w:r>
      <w:r>
        <w:rPr>
          <w:sz w:val="24"/>
        </w:rPr>
        <w:tab/>
        <w:t xml:space="preserve">G. Leclerc and A. </w:t>
      </w:r>
      <w:r>
        <w:rPr>
          <w:sz w:val="24"/>
        </w:rPr>
        <w:t xml:space="preserve">Madry</w:t>
      </w:r>
      <w:r>
        <w:rPr>
          <w:sz w:val="24"/>
        </w:rPr>
        <w:t xml:space="preserve">, “The Two Regimes of Deep Network Training,” </w:t>
      </w:r>
      <w:r>
        <w:rPr>
          <w:i/>
          <w:sz w:val="24"/>
        </w:rPr>
        <w:t xml:space="preserve">arXiv:2002.10376 [cs, stat]</w:t>
      </w:r>
      <w:r>
        <w:rPr>
          <w:sz w:val="24"/>
        </w:rPr>
        <w:t xml:space="preserve">, Feb. 2020, Accessed: Aug. 04, 2020. </w:t>
      </w:r>
      <w:r>
        <w:rPr>
          <w:sz w:val="40"/>
        </w:rPr>
      </w:r>
    </w:p>
    <w:p>
      <w:pPr>
        <w:pStyle w:val="597"/>
        <w:rPr>
          <w:sz w:val="24"/>
        </w:rPr>
      </w:pPr>
      <w:r>
        <w:rPr>
          <w:sz w:val="24"/>
        </w:rPr>
      </w:r>
      <w:r>
        <w:rPr>
          <w:sz w:val="24"/>
        </w:rPr>
        <w:t xml:space="preserve">[6]</w:t>
      </w:r>
      <w:r>
        <w:rPr>
          <w:sz w:val="24"/>
        </w:rPr>
        <w:tab/>
        <w:t xml:space="preserve">Y. Sun, X. Wang, Z. Liu, J. Miller, A. A</w:t>
      </w:r>
      <w:r>
        <w:rPr>
          <w:sz w:val="24"/>
        </w:rPr>
        <w:t xml:space="preserve">. </w:t>
      </w:r>
      <w:r>
        <w:rPr>
          <w:sz w:val="24"/>
        </w:rPr>
        <w:t xml:space="preserve">Efros</w:t>
      </w:r>
      <w:r>
        <w:rPr>
          <w:sz w:val="24"/>
        </w:rPr>
        <w:t xml:space="preserve">, and M. Hardt, “Test-Time Training with Self-Supervision for Generalization under Distribution Shifts,” </w:t>
      </w:r>
      <w:r>
        <w:rPr>
          <w:i/>
          <w:sz w:val="24"/>
        </w:rPr>
        <w:t xml:space="preserve">arXiv:1909.13231 [cs, stat]</w:t>
      </w:r>
      <w:r>
        <w:rPr>
          <w:sz w:val="24"/>
        </w:rPr>
        <w:t xml:space="preserve">, Jul. 2020, Accessed: Jul. 28, 2020. [Online]. Available: http://arxiv.org/abs/1909.13231.</w:t>
      </w:r>
      <w:r>
        <w:rPr>
          <w:sz w:val="40"/>
        </w:rPr>
      </w:r>
    </w:p>
    <w:p>
      <w:pPr>
        <w:pStyle w:val="597"/>
        <w:rPr>
          <w:sz w:val="24"/>
        </w:rPr>
      </w:pPr>
      <w:r>
        <w:rPr>
          <w:sz w:val="24"/>
        </w:rPr>
        <w:t xml:space="preserve">[7]</w:t>
      </w:r>
      <w:r>
        <w:rPr>
          <w:sz w:val="24"/>
        </w:rPr>
        <w:tab/>
        <w:t xml:space="preserve">N. </w:t>
      </w:r>
      <w:r>
        <w:rPr>
          <w:sz w:val="24"/>
        </w:rPr>
        <w:t xml:space="preserve">Dalal</w:t>
      </w:r>
      <w:r>
        <w:rPr>
          <w:sz w:val="24"/>
        </w:rPr>
        <w:t xml:space="preserve"> and B. </w:t>
      </w:r>
      <w:r>
        <w:rPr>
          <w:sz w:val="24"/>
        </w:rPr>
        <w:t xml:space="preserve">Trigg</w:t>
      </w:r>
      <w:r>
        <w:rPr>
          <w:sz w:val="24"/>
        </w:rPr>
        <w:t xml:space="preserve">s</w:t>
      </w:r>
      <w:r>
        <w:rPr>
          <w:sz w:val="24"/>
        </w:rPr>
        <w:t xml:space="preserve">, “Histograms of oriented gradients for human detection,” in </w:t>
      </w:r>
      <w:r>
        <w:rPr>
          <w:i/>
          <w:sz w:val="24"/>
        </w:rPr>
        <w:t xml:space="preserve">2005 IEEE Computer Society Conference on Computer Vision and Pattern Recognition (CVPR’05)</w:t>
      </w:r>
      <w:r>
        <w:rPr>
          <w:sz w:val="24"/>
        </w:rPr>
        <w:t xml:space="preserve">, Jun. 2005, vol. 1, pp. 886–893 vol. 1.</w:t>
      </w:r>
      <w:r>
        <w:rPr>
          <w:sz w:val="40"/>
        </w:rPr>
      </w:r>
    </w:p>
    <w:p>
      <w:pPr>
        <w:pStyle w:val="597"/>
        <w:rPr>
          <w:sz w:val="24"/>
        </w:rPr>
      </w:pPr>
      <w:r>
        <w:rPr>
          <w:sz w:val="24"/>
        </w:rPr>
        <w:t xml:space="preserve">[8]</w:t>
      </w:r>
      <w:r>
        <w:rPr>
          <w:sz w:val="24"/>
        </w:rPr>
        <w:tab/>
        <w:t xml:space="preserve">A. Delong, A. </w:t>
      </w:r>
      <w:r>
        <w:rPr>
          <w:sz w:val="24"/>
        </w:rPr>
        <w:t xml:space="preserve">Osokin</w:t>
      </w:r>
      <w:r>
        <w:rPr>
          <w:sz w:val="24"/>
        </w:rPr>
        <w:t xml:space="preserve">, H. N. </w:t>
      </w:r>
      <w:r>
        <w:rPr>
          <w:sz w:val="24"/>
        </w:rPr>
        <w:t xml:space="preserve">Isack</w:t>
      </w:r>
      <w:r>
        <w:rPr>
          <w:sz w:val="24"/>
        </w:rPr>
        <w:t xml:space="preserve">, and Y. </w:t>
      </w:r>
      <w:r>
        <w:rPr>
          <w:sz w:val="24"/>
        </w:rPr>
        <w:t xml:space="preserve">Boykov</w:t>
      </w:r>
      <w:r>
        <w:rPr>
          <w:sz w:val="24"/>
        </w:rPr>
        <w:t xml:space="preserve">, “Fast app</w:t>
      </w:r>
      <w:r>
        <w:rPr>
          <w:sz w:val="24"/>
        </w:rPr>
        <w:t xml:space="preserve">roximate energy minimization with label costs,” in </w:t>
      </w:r>
      <w:r>
        <w:rPr>
          <w:i/>
          <w:sz w:val="24"/>
        </w:rPr>
        <w:t xml:space="preserve">2010 IEEE Computer Society Conference on Computer Vision and Pattern Recognition</w:t>
      </w:r>
      <w:r>
        <w:rPr>
          <w:sz w:val="24"/>
        </w:rPr>
        <w:t xml:space="preserve">, Jun. 2010, pp. 2173–2180.</w:t>
      </w:r>
      <w:r>
        <w:rPr>
          <w:sz w:val="40"/>
        </w:rPr>
      </w:r>
    </w:p>
    <w:p>
      <w:pPr>
        <w:pStyle w:val="597"/>
        <w:rPr>
          <w:sz w:val="24"/>
        </w:rPr>
      </w:pPr>
      <w:r>
        <w:rPr>
          <w:sz w:val="24"/>
        </w:rPr>
        <w:t xml:space="preserve">[9]</w:t>
      </w:r>
      <w:r>
        <w:rPr>
          <w:sz w:val="24"/>
        </w:rPr>
        <w:tab/>
      </w:r>
      <w:r>
        <w:rPr>
          <w:sz w:val="24"/>
        </w:rPr>
        <w:t xml:space="preserve">Jianbo</w:t>
      </w:r>
      <w:r>
        <w:rPr>
          <w:sz w:val="24"/>
        </w:rPr>
        <w:t xml:space="preserve"> Shi and J. Malik, “Normalized cuts and image segmentation,” </w:t>
      </w:r>
      <w:r>
        <w:rPr>
          <w:i/>
          <w:sz w:val="24"/>
        </w:rPr>
        <w:t xml:space="preserve">IEEE Transactions on Patte</w:t>
      </w:r>
      <w:r>
        <w:rPr>
          <w:i/>
          <w:sz w:val="24"/>
        </w:rPr>
        <w:t xml:space="preserve">rn Analysis and Machine Intelligence</w:t>
      </w:r>
      <w:r>
        <w:rPr>
          <w:sz w:val="24"/>
        </w:rPr>
        <w:t xml:space="preserve">, vol. 22, no. 8, pp. 888–905, Aug. 2000.</w:t>
      </w:r>
      <w:r>
        <w:rPr>
          <w:sz w:val="40"/>
        </w:rPr>
      </w:r>
    </w:p>
    <w:p>
      <w:pPr>
        <w:pStyle w:val="597"/>
        <w:rPr>
          <w:sz w:val="24"/>
        </w:rPr>
      </w:pPr>
      <w:r>
        <w:rPr>
          <w:sz w:val="24"/>
        </w:rPr>
        <w:t xml:space="preserve">[10]</w:t>
      </w:r>
      <w:r>
        <w:rPr>
          <w:sz w:val="24"/>
        </w:rPr>
        <w:tab/>
        <w:t xml:space="preserve">Y. </w:t>
      </w:r>
      <w:r>
        <w:rPr>
          <w:sz w:val="24"/>
        </w:rPr>
        <w:t xml:space="preserve">Boykov</w:t>
      </w:r>
      <w:r>
        <w:rPr>
          <w:sz w:val="24"/>
        </w:rPr>
        <w:t xml:space="preserve"> and G. </w:t>
      </w:r>
      <w:r>
        <w:rPr>
          <w:sz w:val="24"/>
        </w:rPr>
        <w:t xml:space="preserve">Funka</w:t>
      </w:r>
      <w:r>
        <w:rPr>
          <w:sz w:val="24"/>
        </w:rPr>
        <w:t xml:space="preserve">-Lea, “Graph Cuts and Efficient N-D Image Segmentation,” </w:t>
      </w:r>
      <w:r>
        <w:rPr>
          <w:i/>
          <w:sz w:val="24"/>
        </w:rPr>
        <w:t xml:space="preserve">Int J </w:t>
      </w:r>
      <w:r>
        <w:rPr>
          <w:i/>
          <w:sz w:val="24"/>
        </w:rPr>
        <w:t xml:space="preserve">Comput</w:t>
      </w:r>
      <w:r>
        <w:rPr>
          <w:i/>
          <w:sz w:val="24"/>
        </w:rPr>
        <w:t xml:space="preserve"> Vision</w:t>
      </w:r>
      <w:r>
        <w:rPr>
          <w:sz w:val="24"/>
        </w:rPr>
        <w:t xml:space="preserve">, vol. 70, no. 2, pp. 109–131, Nov. 2006.</w:t>
      </w:r>
      <w:r>
        <w:rPr>
          <w:sz w:val="40"/>
        </w:rPr>
      </w:r>
    </w:p>
    <w:p>
      <w:pPr>
        <w:pStyle w:val="597"/>
        <w:rPr>
          <w:sz w:val="24"/>
        </w:rPr>
      </w:pPr>
      <w:r>
        <w:rPr>
          <w:sz w:val="24"/>
        </w:rPr>
        <w:t xml:space="preserve">[11]</w:t>
      </w:r>
      <w:r>
        <w:rPr>
          <w:sz w:val="24"/>
        </w:rPr>
        <w:tab/>
        <w:t xml:space="preserve">S. Maji, A. C. Berg, and J. </w:t>
      </w:r>
      <w:r>
        <w:rPr>
          <w:sz w:val="24"/>
        </w:rPr>
        <w:t xml:space="preserve">Malik, “Efficient Classification for Additive Kernel SVMs,” </w:t>
      </w:r>
      <w:r>
        <w:rPr>
          <w:i/>
          <w:sz w:val="24"/>
        </w:rPr>
        <w:t xml:space="preserve">IEEE Transactions on Pattern Analysis and Machine Intelligence</w:t>
      </w:r>
      <w:r>
        <w:rPr>
          <w:sz w:val="24"/>
        </w:rPr>
        <w:t xml:space="preserve">, vol. 35, no. 1, pp. 66–77, Jan. 2013.</w:t>
      </w:r>
      <w:r>
        <w:rPr>
          <w:sz w:val="40"/>
        </w:rPr>
      </w:r>
    </w:p>
    <w:p>
      <w:pPr>
        <w:pStyle w:val="597"/>
        <w:rPr>
          <w:sz w:val="24"/>
        </w:rPr>
      </w:pPr>
      <w:r>
        <w:rPr>
          <w:sz w:val="24"/>
        </w:rPr>
        <w:t xml:space="preserve">[12]</w:t>
      </w:r>
      <w:r>
        <w:rPr>
          <w:sz w:val="24"/>
        </w:rPr>
        <w:tab/>
        <w:t xml:space="preserve">J. E. Iglesias and M. R. </w:t>
      </w:r>
      <w:r>
        <w:rPr>
          <w:sz w:val="24"/>
        </w:rPr>
        <w:t xml:space="preserve">Sabuncu</w:t>
      </w:r>
      <w:r>
        <w:rPr>
          <w:sz w:val="24"/>
        </w:rPr>
        <w:t xml:space="preserve">, “Multi-atlas segmentation of biomedical images: A survey,” </w:t>
      </w:r>
      <w:r>
        <w:rPr>
          <w:i/>
          <w:sz w:val="24"/>
        </w:rPr>
        <w:t xml:space="preserve">Medical Image Analysis</w:t>
      </w:r>
      <w:r>
        <w:rPr>
          <w:sz w:val="24"/>
        </w:rPr>
        <w:t xml:space="preserve">, vol. 24, no. 1, pp. 205–219, Aug. 2015.</w:t>
      </w:r>
      <w:r>
        <w:rPr>
          <w:sz w:val="40"/>
        </w:rPr>
      </w:r>
    </w:p>
    <w:p>
      <w:pPr>
        <w:pStyle w:val="597"/>
        <w:rPr>
          <w:sz w:val="24"/>
        </w:rPr>
      </w:pPr>
      <w:r>
        <w:rPr>
          <w:sz w:val="24"/>
        </w:rPr>
        <w:t xml:space="preserve">[13]</w:t>
      </w:r>
      <w:r>
        <w:rPr>
          <w:sz w:val="24"/>
        </w:rPr>
        <w:tab/>
        <w:t xml:space="preserve">T. </w:t>
      </w:r>
      <w:r>
        <w:rPr>
          <w:sz w:val="24"/>
        </w:rPr>
        <w:t xml:space="preserve">Heimann</w:t>
      </w:r>
      <w:r>
        <w:rPr>
          <w:sz w:val="24"/>
        </w:rPr>
        <w:t xml:space="preserve"> and H.-P. </w:t>
      </w:r>
      <w:r>
        <w:rPr>
          <w:sz w:val="24"/>
        </w:rPr>
        <w:t xml:space="preserve">Meinzer</w:t>
      </w:r>
      <w:r>
        <w:rPr>
          <w:sz w:val="24"/>
        </w:rPr>
        <w:t xml:space="preserve">, “Statistical shape models for 3D medical image segmentation: A review,” </w:t>
      </w:r>
      <w:r>
        <w:rPr>
          <w:i/>
          <w:sz w:val="24"/>
        </w:rPr>
        <w:t xml:space="preserve">Medical Image Analysis</w:t>
      </w:r>
      <w:r>
        <w:rPr>
          <w:sz w:val="24"/>
        </w:rPr>
        <w:t xml:space="preserve">, </w:t>
      </w:r>
      <w:r>
        <w:rPr>
          <w:sz w:val="24"/>
        </w:rPr>
        <w:t xml:space="preserve">vol. 13, no. 4, pp. 543–563, Aug. 2009.</w:t>
      </w:r>
      <w:r>
        <w:rPr>
          <w:sz w:val="40"/>
        </w:rPr>
      </w:r>
    </w:p>
    <w:p>
      <w:pPr>
        <w:pStyle w:val="597"/>
        <w:rPr>
          <w:sz w:val="24"/>
        </w:rPr>
      </w:pPr>
      <w:r>
        <w:rPr>
          <w:sz w:val="24"/>
        </w:rPr>
        <w:t xml:space="preserve">[14]</w:t>
      </w:r>
      <w:r>
        <w:rPr>
          <w:sz w:val="24"/>
        </w:rPr>
        <w:tab/>
        <w:t xml:space="preserve">A. </w:t>
      </w:r>
      <w:r>
        <w:rPr>
          <w:sz w:val="24"/>
        </w:rPr>
        <w:t xml:space="preserve">Krizhevsky</w:t>
      </w:r>
      <w:r>
        <w:rPr>
          <w:sz w:val="24"/>
        </w:rPr>
        <w:t xml:space="preserve">, I. </w:t>
      </w:r>
      <w:r>
        <w:rPr>
          <w:sz w:val="24"/>
        </w:rPr>
        <w:t xml:space="preserve">Sutskever</w:t>
      </w:r>
      <w:r>
        <w:rPr>
          <w:sz w:val="24"/>
        </w:rPr>
        <w:t xml:space="preserve">, and G. Hinton, “ImageNet Classification with Deep Convolutional Neural Networks,” </w:t>
      </w:r>
      <w:r>
        <w:rPr>
          <w:i/>
          <w:sz w:val="24"/>
        </w:rPr>
        <w:t xml:space="preserve">Neural Information Processing Systems</w:t>
      </w:r>
      <w:r>
        <w:rPr>
          <w:sz w:val="24"/>
        </w:rPr>
        <w:t xml:space="preserve">, vol. 25, Jan. 2012.</w:t>
      </w:r>
      <w:r>
        <w:rPr>
          <w:sz w:val="40"/>
        </w:rPr>
      </w:r>
    </w:p>
    <w:p>
      <w:pPr>
        <w:pStyle w:val="597"/>
        <w:rPr>
          <w:sz w:val="24"/>
        </w:rPr>
      </w:pPr>
      <w:r>
        <w:rPr>
          <w:sz w:val="24"/>
        </w:rPr>
        <w:t xml:space="preserve">[15]</w:t>
      </w:r>
      <w:r>
        <w:rPr>
          <w:sz w:val="24"/>
        </w:rPr>
        <w:tab/>
        <w:t xml:space="preserve">P. </w:t>
      </w:r>
      <w:r>
        <w:rPr>
          <w:sz w:val="24"/>
        </w:rPr>
        <w:t xml:space="preserve">Dollár</w:t>
      </w:r>
      <w:r>
        <w:rPr>
          <w:sz w:val="24"/>
        </w:rPr>
        <w:t xml:space="preserve">, R. Appel, S. </w:t>
      </w:r>
      <w:r>
        <w:rPr>
          <w:sz w:val="24"/>
        </w:rPr>
        <w:t xml:space="preserve">Belongie</w:t>
      </w:r>
      <w:r>
        <w:rPr>
          <w:sz w:val="24"/>
        </w:rPr>
        <w:t xml:space="preserve">, an</w:t>
      </w:r>
      <w:r>
        <w:rPr>
          <w:sz w:val="24"/>
        </w:rPr>
        <w:t xml:space="preserve">d P. </w:t>
      </w:r>
      <w:r>
        <w:rPr>
          <w:sz w:val="24"/>
        </w:rPr>
        <w:t xml:space="preserve">Perona</w:t>
      </w:r>
      <w:r>
        <w:rPr>
          <w:sz w:val="24"/>
        </w:rPr>
        <w:t xml:space="preserve">, “Fast Feature Pyramids for Object Detection,” </w:t>
      </w:r>
      <w:r>
        <w:rPr>
          <w:i/>
          <w:sz w:val="24"/>
        </w:rPr>
        <w:t xml:space="preserve">IEEE Transactions on Pattern Analysis and Machine Intelligence</w:t>
      </w:r>
      <w:r>
        <w:rPr>
          <w:sz w:val="24"/>
        </w:rPr>
        <w:t xml:space="preserve">, vol. 36, no. 8, pp. 1532–1545, Aug. 2014.</w:t>
      </w:r>
      <w:r>
        <w:rPr>
          <w:sz w:val="40"/>
        </w:rPr>
      </w:r>
    </w:p>
    <w:p>
      <w:pPr>
        <w:pStyle w:val="597"/>
        <w:rPr>
          <w:sz w:val="24"/>
        </w:rPr>
      </w:pPr>
      <w:r>
        <w:rPr>
          <w:sz w:val="24"/>
        </w:rPr>
        <w:t xml:space="preserve">[16]</w:t>
      </w:r>
      <w:r>
        <w:rPr>
          <w:sz w:val="24"/>
        </w:rPr>
        <w:tab/>
        <w:t xml:space="preserve">O. </w:t>
      </w:r>
      <w:r>
        <w:rPr>
          <w:sz w:val="24"/>
        </w:rPr>
        <w:t xml:space="preserve">Ronneberger</w:t>
      </w:r>
      <w:r>
        <w:rPr>
          <w:sz w:val="24"/>
        </w:rPr>
        <w:t xml:space="preserve">, P. Fischer, and T. </w:t>
      </w:r>
      <w:r>
        <w:rPr>
          <w:sz w:val="24"/>
        </w:rPr>
        <w:t xml:space="preserve">Brox</w:t>
      </w:r>
      <w:r>
        <w:rPr>
          <w:sz w:val="24"/>
        </w:rPr>
        <w:t xml:space="preserve">, “U-Net: Convolutional Networks for Biomedical Image Segmentation,” in </w:t>
      </w:r>
      <w:r>
        <w:rPr>
          <w:i/>
          <w:sz w:val="24"/>
        </w:rPr>
        <w:t xml:space="preserve">MICCAI</w:t>
      </w:r>
      <w:r>
        <w:rPr>
          <w:sz w:val="24"/>
        </w:rPr>
        <w:t xml:space="preserve">, 2015, pp. 234–241.</w:t>
      </w:r>
      <w:r>
        <w:rPr>
          <w:sz w:val="40"/>
        </w:rPr>
      </w:r>
    </w:p>
    <w:p>
      <w:pPr>
        <w:pStyle w:val="597"/>
        <w:rPr>
          <w:sz w:val="24"/>
        </w:rPr>
      </w:pPr>
      <w:r>
        <w:rPr>
          <w:sz w:val="24"/>
        </w:rPr>
        <w:t xml:space="preserve">[17]</w:t>
      </w:r>
      <w:r>
        <w:rPr>
          <w:sz w:val="24"/>
        </w:rPr>
        <w:tab/>
        <w:t xml:space="preserve">Ö. </w:t>
      </w:r>
      <w:r>
        <w:rPr>
          <w:sz w:val="24"/>
        </w:rPr>
        <w:t xml:space="preserve">Çiçek</w:t>
      </w:r>
      <w:r>
        <w:rPr>
          <w:sz w:val="24"/>
        </w:rPr>
        <w:t xml:space="preserve">, A. Abdulkadir, S. S. </w:t>
      </w:r>
      <w:r>
        <w:rPr>
          <w:sz w:val="24"/>
        </w:rPr>
        <w:t xml:space="preserve">Lienkamp</w:t>
      </w:r>
      <w:r>
        <w:rPr>
          <w:sz w:val="24"/>
        </w:rPr>
        <w:t xml:space="preserve">, T. </w:t>
      </w:r>
      <w:r>
        <w:rPr>
          <w:sz w:val="24"/>
        </w:rPr>
        <w:t xml:space="preserve">Brox</w:t>
      </w:r>
      <w:r>
        <w:rPr>
          <w:sz w:val="24"/>
        </w:rPr>
        <w:t xml:space="preserve">, and O. </w:t>
      </w:r>
      <w:r>
        <w:rPr>
          <w:sz w:val="24"/>
        </w:rPr>
        <w:t xml:space="preserve">Ronneberger</w:t>
      </w:r>
      <w:r>
        <w:rPr>
          <w:sz w:val="24"/>
        </w:rPr>
        <w:t xml:space="preserve">, “3D U-Net: Learning Dense Volumetric Segmentation from Sparse Annotation,” in </w:t>
      </w:r>
      <w:r>
        <w:rPr>
          <w:i/>
          <w:sz w:val="24"/>
        </w:rPr>
        <w:t xml:space="preserve">Medi</w:t>
      </w:r>
      <w:r>
        <w:rPr>
          <w:i/>
          <w:sz w:val="24"/>
        </w:rPr>
        <w:t xml:space="preserve">cal Image Computing and Computer-Assisted Intervention – MICCAI 2016</w:t>
      </w:r>
      <w:r>
        <w:rPr>
          <w:sz w:val="24"/>
        </w:rPr>
        <w:t xml:space="preserve">, Cham, 2016, pp. 424–432.</w:t>
      </w:r>
      <w:r>
        <w:rPr>
          <w:sz w:val="40"/>
        </w:rPr>
      </w:r>
    </w:p>
    <w:p>
      <w:pPr>
        <w:pStyle w:val="597"/>
        <w:rPr>
          <w:sz w:val="24"/>
        </w:rPr>
      </w:pPr>
      <w:r>
        <w:rPr>
          <w:sz w:val="24"/>
        </w:rPr>
        <w:t xml:space="preserve">[18]</w:t>
      </w:r>
      <w:r>
        <w:rPr>
          <w:sz w:val="24"/>
        </w:rPr>
        <w:tab/>
        <w:t xml:space="preserve">F. </w:t>
      </w:r>
      <w:r>
        <w:rPr>
          <w:sz w:val="24"/>
        </w:rPr>
        <w:t xml:space="preserve">Milletari</w:t>
      </w:r>
      <w:r>
        <w:rPr>
          <w:sz w:val="24"/>
        </w:rPr>
        <w:t xml:space="preserve">, N. </w:t>
      </w:r>
      <w:r>
        <w:rPr>
          <w:sz w:val="24"/>
        </w:rPr>
        <w:t xml:space="preserve">Navab</w:t>
      </w:r>
      <w:r>
        <w:rPr>
          <w:sz w:val="24"/>
        </w:rPr>
        <w:t xml:space="preserve">, and S.-A. Ahmadi, “V-Net: Fully Convolutional Neural Networks for Volumetric Medical Image Segmentation,” in </w:t>
      </w:r>
      <w:r>
        <w:rPr>
          <w:i/>
          <w:sz w:val="24"/>
        </w:rPr>
        <w:t xml:space="preserve">2016 Fourth Internation</w:t>
      </w:r>
      <w:r>
        <w:rPr>
          <w:i/>
          <w:sz w:val="24"/>
        </w:rPr>
        <w:t xml:space="preserve">al Conference on 3D Vision (3DV)</w:t>
      </w:r>
      <w:r>
        <w:rPr>
          <w:sz w:val="24"/>
        </w:rPr>
        <w:t xml:space="preserve">, Oct. 2016, pp. 565–571.</w:t>
      </w:r>
      <w:r>
        <w:rPr>
          <w:sz w:val="40"/>
        </w:rPr>
      </w:r>
    </w:p>
    <w:p>
      <w:pPr>
        <w:pStyle w:val="597"/>
        <w:rPr>
          <w:sz w:val="24"/>
        </w:rPr>
      </w:pPr>
      <w:r>
        <w:rPr>
          <w:sz w:val="24"/>
        </w:rPr>
        <w:t xml:space="preserve">[19]</w:t>
      </w:r>
      <w:r>
        <w:rPr>
          <w:sz w:val="24"/>
        </w:rPr>
        <w:tab/>
        <w:t xml:space="preserve">M. I. Todorov </w:t>
      </w:r>
      <w:r>
        <w:rPr>
          <w:i/>
          <w:sz w:val="24"/>
        </w:rPr>
        <w:t xml:space="preserve">et al.</w:t>
      </w:r>
      <w:r>
        <w:rPr>
          <w:sz w:val="24"/>
        </w:rPr>
        <w:t xml:space="preserve">, “Machine learning analysis of whole mouse brain vasculature,” </w:t>
      </w:r>
      <w:r>
        <w:rPr>
          <w:i/>
          <w:sz w:val="24"/>
        </w:rPr>
        <w:t xml:space="preserve">Nature Methods</w:t>
      </w:r>
      <w:r>
        <w:rPr>
          <w:sz w:val="24"/>
        </w:rPr>
        <w:t xml:space="preserve">, vol. 17, no. 4, Art. no. 4, Apr. 2020.</w:t>
      </w:r>
      <w:r>
        <w:rPr>
          <w:sz w:val="40"/>
        </w:rPr>
      </w:r>
    </w:p>
    <w:p>
      <w:pPr>
        <w:pStyle w:val="597"/>
        <w:rPr>
          <w:sz w:val="24"/>
        </w:rPr>
      </w:pPr>
      <w:r>
        <w:rPr>
          <w:sz w:val="24"/>
        </w:rPr>
        <w:t xml:space="preserve">[20]</w:t>
      </w:r>
      <w:r>
        <w:rPr>
          <w:sz w:val="24"/>
        </w:rPr>
        <w:tab/>
        <w:t xml:space="preserve">B. Ma, S. Liu, Y. </w:t>
      </w:r>
      <w:r>
        <w:rPr>
          <w:sz w:val="24"/>
        </w:rPr>
        <w:t xml:space="preserve">Zhi</w:t>
      </w:r>
      <w:r>
        <w:rPr>
          <w:sz w:val="24"/>
        </w:rPr>
        <w:t xml:space="preserve">, and Q. Song, “Flow Based S</w:t>
      </w:r>
      <w:r>
        <w:rPr>
          <w:sz w:val="24"/>
        </w:rPr>
        <w:t xml:space="preserve">elf-</w:t>
      </w:r>
      <w:r>
        <w:rPr>
          <w:sz w:val="24"/>
        </w:rPr>
        <w:t xml:space="preserve">supervised</w:t>
      </w:r>
      <w:r>
        <w:rPr>
          <w:sz w:val="24"/>
        </w:rPr>
        <w:t xml:space="preserve"> Pixel Embedding for Image Segmentation,” Jan. 2019, [Online]. Available: http://arxiv.org/abs/1901.00520.</w:t>
      </w:r>
      <w:r>
        <w:rPr>
          <w:sz w:val="40"/>
        </w:rPr>
      </w:r>
    </w:p>
    <w:p>
      <w:pPr>
        <w:pStyle w:val="597"/>
        <w:rPr>
          <w:sz w:val="24"/>
        </w:rPr>
      </w:pPr>
      <w:r>
        <w:rPr>
          <w:sz w:val="24"/>
        </w:rPr>
        <w:t xml:space="preserve">[21]</w:t>
      </w:r>
      <w:r>
        <w:rPr>
          <w:sz w:val="24"/>
        </w:rPr>
        <w:tab/>
        <w:t xml:space="preserve">M. Gutmann and A. </w:t>
      </w:r>
      <w:r>
        <w:rPr>
          <w:sz w:val="24"/>
        </w:rPr>
        <w:t xml:space="preserve">Hyvärinen</w:t>
      </w:r>
      <w:r>
        <w:rPr>
          <w:sz w:val="24"/>
        </w:rPr>
        <w:t xml:space="preserve">, “Noise-contrastive estimation: A new estimation principle for unnormalized statistical models,” in </w:t>
      </w:r>
      <w:r>
        <w:rPr>
          <w:i/>
          <w:sz w:val="24"/>
        </w:rPr>
        <w:t xml:space="preserve">Pr</w:t>
      </w:r>
      <w:r>
        <w:rPr>
          <w:i/>
          <w:sz w:val="24"/>
        </w:rPr>
        <w:t xml:space="preserve">oceedings of the Thirteenth International Conference on Artificial Intelligence and Statistics</w:t>
      </w:r>
      <w:r>
        <w:rPr>
          <w:sz w:val="24"/>
        </w:rPr>
        <w:t xml:space="preserve">, Mar. 2010, pp. 297–304, Accessed: Jul. 28, 2020. [Online]. Available: http://proceedings.mlr.press/v9/gutmann10a.html.</w:t>
      </w:r>
      <w:r>
        <w:rPr>
          <w:sz w:val="40"/>
        </w:rPr>
      </w:r>
    </w:p>
    <w:p>
      <w:pPr>
        <w:pStyle w:val="597"/>
        <w:rPr>
          <w:sz w:val="24"/>
        </w:rPr>
      </w:pPr>
      <w:r>
        <w:rPr>
          <w:sz w:val="24"/>
        </w:rPr>
        <w:t xml:space="preserve">[22]</w:t>
      </w:r>
      <w:r>
        <w:rPr>
          <w:sz w:val="24"/>
        </w:rPr>
        <w:tab/>
        <w:t xml:space="preserve">T. Chen, S. </w:t>
      </w:r>
      <w:r>
        <w:rPr>
          <w:sz w:val="24"/>
        </w:rPr>
        <w:t xml:space="preserve">Kornblith</w:t>
      </w:r>
      <w:r>
        <w:rPr>
          <w:sz w:val="24"/>
        </w:rPr>
        <w:t xml:space="preserve">, M. </w:t>
      </w:r>
      <w:r>
        <w:rPr>
          <w:sz w:val="24"/>
        </w:rPr>
        <w:t xml:space="preserve">Norouzi</w:t>
      </w:r>
      <w:r>
        <w:rPr>
          <w:sz w:val="24"/>
        </w:rPr>
        <w:t xml:space="preserve">, a</w:t>
      </w:r>
      <w:r>
        <w:rPr>
          <w:sz w:val="24"/>
        </w:rPr>
        <w:t xml:space="preserve">nd G. Hinton, “A Simple Framework for Contrastive Learning of Visual Representations,” 2020, [Online]. Available: http://arxiv.org/abs/2002.05709.</w:t>
      </w:r>
      <w:r>
        <w:rPr>
          <w:sz w:val="40"/>
        </w:rPr>
      </w:r>
    </w:p>
    <w:p>
      <w:pPr>
        <w:pStyle w:val="597"/>
        <w:rPr>
          <w:sz w:val="24"/>
        </w:rPr>
      </w:pPr>
      <w:r>
        <w:rPr>
          <w:sz w:val="24"/>
        </w:rPr>
        <w:t xml:space="preserve">[23]</w:t>
      </w:r>
      <w:r>
        <w:rPr>
          <w:sz w:val="24"/>
        </w:rPr>
        <w:tab/>
        <w:t xml:space="preserve">K. He, H. Fan, Y. Wu, S. </w:t>
      </w:r>
      <w:r>
        <w:rPr>
          <w:sz w:val="24"/>
        </w:rPr>
        <w:t xml:space="preserve">Xie</w:t>
      </w:r>
      <w:r>
        <w:rPr>
          <w:sz w:val="24"/>
        </w:rPr>
        <w:t xml:space="preserve">, and R. </w:t>
      </w:r>
      <w:r>
        <w:rPr>
          <w:sz w:val="24"/>
        </w:rPr>
        <w:t xml:space="preserve">Girshick</w:t>
      </w:r>
      <w:r>
        <w:rPr>
          <w:sz w:val="24"/>
        </w:rPr>
        <w:t xml:space="preserve">, “Momentum Contrast for Unsupervised Visual Representation</w:t>
      </w:r>
      <w:r>
        <w:rPr>
          <w:sz w:val="24"/>
        </w:rPr>
        <w:t xml:space="preserve"> Learning,” 2019, [Online]. Available: http://arxiv.org/abs/1911.05722.</w:t>
      </w:r>
      <w:r>
        <w:rPr>
          <w:sz w:val="40"/>
        </w:rPr>
      </w:r>
    </w:p>
    <w:p>
      <w:pPr>
        <w:pStyle w:val="597"/>
        <w:rPr>
          <w:sz w:val="24"/>
        </w:rPr>
      </w:pPr>
      <w:r>
        <w:rPr>
          <w:sz w:val="24"/>
        </w:rPr>
        <w:t xml:space="preserve">[24]</w:t>
      </w:r>
      <w:r>
        <w:rPr>
          <w:sz w:val="24"/>
        </w:rPr>
        <w:tab/>
        <w:t xml:space="preserve">Y. Tian, D. Krishnan, and P. Isola, “Contrastive Multiview Coding,” </w:t>
      </w:r>
      <w:r>
        <w:rPr>
          <w:i/>
          <w:sz w:val="24"/>
        </w:rPr>
        <w:t xml:space="preserve">arXiv:1906.05849 [cs]</w:t>
      </w:r>
      <w:r>
        <w:rPr>
          <w:sz w:val="24"/>
        </w:rPr>
        <w:t xml:space="preserve">, Mar. 2020, Accessed: Jul. 28, 2020. [Online]. Available: http://arxiv.org/abs/1906.05849</w:t>
      </w:r>
      <w:r>
        <w:rPr>
          <w:sz w:val="24"/>
        </w:rPr>
        <w:t xml:space="preserve">.</w:t>
      </w:r>
      <w:r>
        <w:rPr>
          <w:sz w:val="40"/>
        </w:rPr>
      </w:r>
    </w:p>
    <w:p>
      <w:pPr>
        <w:pStyle w:val="597"/>
        <w:rPr>
          <w:sz w:val="24"/>
        </w:rPr>
      </w:pPr>
      <w:r>
        <w:rPr>
          <w:sz w:val="24"/>
        </w:rPr>
        <w:t xml:space="preserve">[25]</w:t>
      </w:r>
      <w:r>
        <w:rPr>
          <w:sz w:val="24"/>
        </w:rPr>
        <w:tab/>
        <w:t xml:space="preserve">A. van den Oord, Y. Li, and O. </w:t>
      </w:r>
      <w:r>
        <w:rPr>
          <w:sz w:val="24"/>
        </w:rPr>
        <w:t xml:space="preserve">Vinyals</w:t>
      </w:r>
      <w:r>
        <w:rPr>
          <w:sz w:val="24"/>
        </w:rPr>
        <w:t xml:space="preserve">, “Representation Learning with Contrastive Predictive Coding,” </w:t>
      </w:r>
      <w:r>
        <w:rPr>
          <w:i/>
          <w:sz w:val="24"/>
        </w:rPr>
        <w:t xml:space="preserve">arXiv:1807.03748 [cs, stat]</w:t>
      </w:r>
      <w:r>
        <w:rPr>
          <w:sz w:val="24"/>
        </w:rPr>
        <w:t xml:space="preserve">, Jan. 2019, Accessed: Jul. 28, 2020. [Online]. Available: http://arxiv.org/abs/1807.03748.</w:t>
      </w:r>
      <w:r>
        <w:rPr>
          <w:sz w:val="40"/>
        </w:rPr>
      </w:r>
    </w:p>
    <w:p>
      <w:pPr>
        <w:pStyle w:val="597"/>
        <w:rPr>
          <w:sz w:val="24"/>
        </w:rPr>
      </w:pPr>
      <w:r>
        <w:rPr>
          <w:sz w:val="24"/>
        </w:rPr>
        <w:t xml:space="preserve">[26]</w:t>
      </w:r>
      <w:r>
        <w:rPr>
          <w:sz w:val="24"/>
        </w:rPr>
        <w:tab/>
        <w:t xml:space="preserve">M. </w:t>
      </w:r>
      <w:r>
        <w:rPr>
          <w:sz w:val="24"/>
        </w:rPr>
        <w:t xml:space="preserve">Noroozi</w:t>
      </w:r>
      <w:r>
        <w:rPr>
          <w:sz w:val="24"/>
        </w:rPr>
        <w:t xml:space="preserve"> and P. </w:t>
      </w:r>
      <w:r>
        <w:rPr>
          <w:sz w:val="24"/>
        </w:rPr>
        <w:t xml:space="preserve">Favar</w:t>
      </w:r>
      <w:r>
        <w:rPr>
          <w:sz w:val="24"/>
        </w:rPr>
        <w:t xml:space="preserve">o</w:t>
      </w:r>
      <w:r>
        <w:rPr>
          <w:sz w:val="24"/>
        </w:rPr>
        <w:t xml:space="preserve">, “Unsupervised Learning of Visual Representations by Solving Jigsaw Puzzles,” </w:t>
      </w:r>
      <w:r>
        <w:rPr>
          <w:i/>
          <w:sz w:val="24"/>
        </w:rPr>
        <w:t xml:space="preserve">arXiv:1603.09246 [cs]</w:t>
      </w:r>
      <w:r>
        <w:rPr>
          <w:sz w:val="24"/>
        </w:rPr>
        <w:t xml:space="preserve">, Aug. 2017, Accessed: Jul. 28, 2020. [Online]. Available: http://arxiv.org/abs/1603.09246.</w:t>
      </w:r>
      <w:r>
        <w:rPr>
          <w:sz w:val="40"/>
        </w:rPr>
      </w:r>
    </w:p>
    <w:p>
      <w:pPr>
        <w:pStyle w:val="597"/>
        <w:rPr>
          <w:sz w:val="24"/>
        </w:rPr>
      </w:pPr>
      <w:r>
        <w:rPr>
          <w:sz w:val="24"/>
        </w:rPr>
        <w:t xml:space="preserve">[27]</w:t>
      </w:r>
      <w:r>
        <w:rPr>
          <w:sz w:val="24"/>
        </w:rPr>
        <w:tab/>
        <w:t xml:space="preserve">S. </w:t>
      </w:r>
      <w:r>
        <w:rPr>
          <w:sz w:val="24"/>
        </w:rPr>
        <w:t xml:space="preserve">Gidaris</w:t>
      </w:r>
      <w:r>
        <w:rPr>
          <w:sz w:val="24"/>
        </w:rPr>
        <w:t xml:space="preserve">, P. Singh, and N. </w:t>
      </w:r>
      <w:r>
        <w:rPr>
          <w:sz w:val="24"/>
        </w:rPr>
        <w:t xml:space="preserve">Komodakis</w:t>
      </w:r>
      <w:r>
        <w:rPr>
          <w:sz w:val="24"/>
        </w:rPr>
        <w:t xml:space="preserve">, “Unsupervised Repr</w:t>
      </w:r>
      <w:r>
        <w:rPr>
          <w:sz w:val="24"/>
        </w:rPr>
        <w:t xml:space="preserve">esentation Learning by Predicting Image Rotations,” </w:t>
      </w:r>
      <w:r>
        <w:rPr>
          <w:i/>
          <w:sz w:val="24"/>
        </w:rPr>
        <w:t xml:space="preserve">arXiv:1803.07728 [cs]</w:t>
      </w:r>
      <w:r>
        <w:rPr>
          <w:sz w:val="24"/>
        </w:rPr>
        <w:t xml:space="preserve">, Mar. 2018, Accessed: Jul. 28, 2020. [Online]. Available: http://arxiv.org/abs/1803.07728.</w:t>
      </w:r>
      <w:r>
        <w:rPr>
          <w:sz w:val="40"/>
        </w:rPr>
      </w:r>
    </w:p>
    <w:p>
      <w:pPr>
        <w:pStyle w:val="597"/>
        <w:rPr>
          <w:sz w:val="24"/>
        </w:rPr>
      </w:pPr>
      <w:r>
        <w:rPr>
          <w:sz w:val="24"/>
        </w:rPr>
        <w:t xml:space="preserve">[28]</w:t>
      </w:r>
      <w:r>
        <w:rPr>
          <w:sz w:val="24"/>
        </w:rPr>
        <w:tab/>
        <w:t xml:space="preserve">M. </w:t>
      </w:r>
      <w:r>
        <w:rPr>
          <w:sz w:val="24"/>
        </w:rPr>
        <w:t xml:space="preserve">Blendowski</w:t>
      </w:r>
      <w:r>
        <w:rPr>
          <w:sz w:val="24"/>
        </w:rPr>
        <w:t xml:space="preserve">, H. </w:t>
      </w:r>
      <w:r>
        <w:rPr>
          <w:sz w:val="24"/>
        </w:rPr>
        <w:t xml:space="preserve">Nickisch</w:t>
      </w:r>
      <w:r>
        <w:rPr>
          <w:sz w:val="24"/>
        </w:rPr>
        <w:t xml:space="preserve">, and M. P. Heinrich, “How to Learn from Unlabeled Volume Da</w:t>
      </w:r>
      <w:r>
        <w:rPr>
          <w:sz w:val="24"/>
        </w:rPr>
        <w:t xml:space="preserve">ta: Self-supervised 3D Context Feature Learning,” in </w:t>
      </w:r>
      <w:r>
        <w:rPr>
          <w:i/>
          <w:sz w:val="24"/>
        </w:rPr>
        <w:t xml:space="preserve">Medical Image Computing and Computer Assisted Intervention – MICCAI 2019</w:t>
      </w:r>
      <w:r>
        <w:rPr>
          <w:sz w:val="24"/>
        </w:rPr>
        <w:t xml:space="preserve">, Cham, 2019, pp. 649–657.</w:t>
      </w:r>
      <w:r>
        <w:rPr>
          <w:sz w:val="40"/>
        </w:rPr>
      </w:r>
    </w:p>
    <w:p>
      <w:pPr>
        <w:pStyle w:val="597"/>
        <w:rPr>
          <w:sz w:val="24"/>
        </w:rPr>
      </w:pPr>
      <w:r>
        <w:rPr>
          <w:sz w:val="24"/>
        </w:rPr>
        <w:t xml:space="preserve">[29]</w:t>
      </w:r>
      <w:r>
        <w:rPr>
          <w:sz w:val="24"/>
        </w:rPr>
        <w:tab/>
        <w:t xml:space="preserve">S. Carbonnelle and C. De Vleeschouwer, “Layer rotation: a surprisingly simple indicator of generali</w:t>
      </w:r>
      <w:r>
        <w:rPr>
          <w:sz w:val="24"/>
        </w:rPr>
        <w:t xml:space="preserve">zation in deep </w:t>
      </w:r>
      <w:r>
        <w:rPr>
          <w:sz w:val="24"/>
        </w:rPr>
        <w:t xml:space="preserve">networks?,</w:t>
      </w:r>
      <w:r>
        <w:rPr>
          <w:sz w:val="24"/>
        </w:rPr>
        <w:t xml:space="preserve">” presented at the ICML, 2019.</w:t>
      </w:r>
      <w:r>
        <w:rPr>
          <w:sz w:val="40"/>
        </w:rPr>
      </w:r>
    </w:p>
    <w:p>
      <w:pPr>
        <w:pStyle w:val="597"/>
        <w:rPr>
          <w:sz w:val="24"/>
        </w:rPr>
      </w:pPr>
      <w:r>
        <w:rPr>
          <w:sz w:val="24"/>
        </w:rPr>
        <w:t xml:space="preserve">[30]</w:t>
      </w:r>
      <w:r>
        <w:rPr>
          <w:sz w:val="24"/>
        </w:rPr>
        <w:tab/>
        <w:t xml:space="preserve">M. </w:t>
      </w:r>
      <w:r>
        <w:rPr>
          <w:sz w:val="24"/>
        </w:rPr>
        <w:t xml:space="preserve">Mostajabi</w:t>
      </w:r>
      <w:r>
        <w:rPr>
          <w:sz w:val="24"/>
        </w:rPr>
        <w:t xml:space="preserve">, M. Maire, and G. </w:t>
      </w:r>
      <w:r>
        <w:rPr>
          <w:sz w:val="24"/>
        </w:rPr>
        <w:t xml:space="preserve">Shakhnarovich</w:t>
      </w:r>
      <w:r>
        <w:rPr>
          <w:sz w:val="24"/>
        </w:rPr>
        <w:t xml:space="preserve">, “Regularizing Deep Networks by Modeling and Predicting Label Structure,” in </w:t>
      </w:r>
      <w:r>
        <w:rPr>
          <w:i/>
          <w:sz w:val="24"/>
        </w:rPr>
        <w:t xml:space="preserve">Proceedings of the IEEE Computer Society Conference on Computer Vision an</w:t>
      </w:r>
      <w:r>
        <w:rPr>
          <w:i/>
          <w:sz w:val="24"/>
        </w:rPr>
        <w:t xml:space="preserve">d Pattern Recognition</w:t>
      </w:r>
      <w:r>
        <w:rPr>
          <w:sz w:val="24"/>
        </w:rPr>
        <w:t xml:space="preserve">, 2018, pp. 5629–5638.</w:t>
      </w:r>
      <w:r>
        <w:rPr>
          <w:sz w:val="40"/>
        </w:rPr>
      </w:r>
    </w:p>
    <w:p>
      <w:pPr>
        <w:pStyle w:val="597"/>
        <w:rPr>
          <w:sz w:val="24"/>
        </w:rPr>
      </w:pPr>
      <w:r>
        <w:rPr>
          <w:sz w:val="24"/>
        </w:rPr>
        <w:t xml:space="preserve">[31]</w:t>
      </w:r>
      <w:r>
        <w:rPr>
          <w:sz w:val="24"/>
        </w:rPr>
        <w:tab/>
        <w:t xml:space="preserve">O. </w:t>
      </w:r>
      <w:r>
        <w:rPr>
          <w:sz w:val="24"/>
        </w:rPr>
        <w:t xml:space="preserve">Oktay</w:t>
      </w:r>
      <w:r>
        <w:rPr>
          <w:sz w:val="24"/>
        </w:rPr>
        <w:t xml:space="preserve"> </w:t>
      </w:r>
      <w:r>
        <w:rPr>
          <w:i/>
          <w:sz w:val="24"/>
        </w:rPr>
        <w:t xml:space="preserve">et al.</w:t>
      </w:r>
      <w:r>
        <w:rPr>
          <w:sz w:val="24"/>
        </w:rPr>
        <w:t xml:space="preserve">, “Anatomically Constrained Neural Networks (ACNNs): Application to Cardiac Image Enhancement and Segmentation,” </w:t>
      </w:r>
      <w:r>
        <w:rPr>
          <w:i/>
          <w:sz w:val="24"/>
        </w:rPr>
        <w:t xml:space="preserve">IEEE Transactions on Medical Imaging</w:t>
      </w:r>
      <w:r>
        <w:rPr>
          <w:sz w:val="24"/>
        </w:rPr>
        <w:t xml:space="preserve">, vol. 37, no. 2, pp. 384–395, 2018.</w:t>
      </w:r>
      <w:r>
        <w:rPr>
          <w:sz w:val="40"/>
        </w:rPr>
      </w:r>
    </w:p>
    <w:p>
      <w:pPr>
        <w:pStyle w:val="597"/>
        <w:rPr>
          <w:sz w:val="24"/>
        </w:rPr>
      </w:pPr>
      <w:r>
        <w:rPr>
          <w:sz w:val="24"/>
        </w:rPr>
        <w:t xml:space="preserve">[32]</w:t>
      </w:r>
      <w:r>
        <w:rPr>
          <w:sz w:val="24"/>
        </w:rPr>
        <w:tab/>
        <w:t xml:space="preserve">H</w:t>
      </w:r>
      <w:r>
        <w:rPr>
          <w:sz w:val="24"/>
        </w:rPr>
        <w:t xml:space="preserve">. Ravishankar, R. B. </w:t>
      </w:r>
      <w:r>
        <w:rPr>
          <w:sz w:val="24"/>
        </w:rPr>
        <w:t xml:space="preserve">Venkataramani</w:t>
      </w:r>
      <w:r>
        <w:rPr>
          <w:sz w:val="24"/>
        </w:rPr>
        <w:t xml:space="preserve">, S. </w:t>
      </w:r>
      <w:r>
        <w:rPr>
          <w:sz w:val="24"/>
        </w:rPr>
        <w:t xml:space="preserve">Thiruvenkadam</w:t>
      </w:r>
      <w:r>
        <w:rPr>
          <w:sz w:val="24"/>
        </w:rPr>
        <w:t xml:space="preserve">, and P. Sudhakar, “Learning and Incorporating Shape Models,” </w:t>
      </w:r>
      <w:r>
        <w:rPr>
          <w:i/>
          <w:sz w:val="24"/>
        </w:rPr>
        <w:t xml:space="preserve">Miccai</w:t>
      </w:r>
      <w:r>
        <w:rPr>
          <w:i/>
          <w:sz w:val="24"/>
        </w:rPr>
        <w:t xml:space="preserve"> 2017</w:t>
      </w:r>
      <w:r>
        <w:rPr>
          <w:sz w:val="24"/>
        </w:rPr>
        <w:t xml:space="preserve">, vol. 10433, no. 2, pp. 203–211, 2017.</w:t>
      </w:r>
      <w:r>
        <w:rPr>
          <w:sz w:val="40"/>
        </w:rPr>
      </w:r>
    </w:p>
    <w:p>
      <w:pPr>
        <w:pStyle w:val="597"/>
        <w:rPr>
          <w:sz w:val="24"/>
        </w:rPr>
      </w:pPr>
      <w:r>
        <w:rPr>
          <w:sz w:val="24"/>
        </w:rPr>
        <w:t xml:space="preserve">[33]</w:t>
      </w:r>
      <w:r>
        <w:rPr>
          <w:sz w:val="24"/>
        </w:rPr>
        <w:tab/>
        <w:t xml:space="preserve">Y. </w:t>
      </w:r>
      <w:r>
        <w:rPr>
          <w:sz w:val="24"/>
        </w:rPr>
        <w:t xml:space="preserve">Boykov</w:t>
      </w:r>
      <w:r>
        <w:rPr>
          <w:sz w:val="24"/>
        </w:rPr>
        <w:t xml:space="preserve">, O. </w:t>
      </w:r>
      <w:r>
        <w:rPr>
          <w:sz w:val="24"/>
        </w:rPr>
        <w:t xml:space="preserve">Veksler</w:t>
      </w:r>
      <w:r>
        <w:rPr>
          <w:sz w:val="24"/>
        </w:rPr>
        <w:t xml:space="preserve">, and R. </w:t>
      </w:r>
      <w:r>
        <w:rPr>
          <w:sz w:val="24"/>
        </w:rPr>
        <w:t xml:space="preserve">Zabih</w:t>
      </w:r>
      <w:r>
        <w:rPr>
          <w:sz w:val="24"/>
        </w:rPr>
        <w:t xml:space="preserve">, “Fast approximate energy minimization via graph c</w:t>
      </w:r>
      <w:r>
        <w:rPr>
          <w:sz w:val="24"/>
        </w:rPr>
        <w:t xml:space="preserve">uts,” </w:t>
      </w:r>
      <w:r>
        <w:rPr>
          <w:i/>
          <w:sz w:val="24"/>
        </w:rPr>
        <w:t xml:space="preserve">IEEE Transactions on Pattern Analysis and Machine Intelligence</w:t>
      </w:r>
      <w:r>
        <w:rPr>
          <w:sz w:val="24"/>
        </w:rPr>
        <w:t xml:space="preserve">, vol. 23, no. 11, pp. 1222–1239, Nov. 2001.</w:t>
      </w:r>
      <w:r>
        <w:rPr>
          <w:sz w:val="40"/>
        </w:rPr>
      </w:r>
    </w:p>
    <w:p>
      <w:pPr>
        <w:pStyle w:val="597"/>
        <w:rPr>
          <w:sz w:val="24"/>
        </w:rPr>
      </w:pPr>
      <w:r>
        <w:rPr>
          <w:sz w:val="24"/>
        </w:rPr>
        <w:t xml:space="preserve">[34]</w:t>
      </w:r>
      <w:r>
        <w:rPr>
          <w:sz w:val="24"/>
        </w:rPr>
        <w:tab/>
        <w:t xml:space="preserve">L. Vincent and P. </w:t>
      </w:r>
      <w:r>
        <w:rPr>
          <w:sz w:val="24"/>
        </w:rPr>
        <w:t xml:space="preserve">Soille</w:t>
      </w:r>
      <w:r>
        <w:rPr>
          <w:sz w:val="24"/>
        </w:rPr>
        <w:t xml:space="preserve">, “Watersheds in digital spaces: an efficient algorithm based on immersion simulations,” </w:t>
      </w:r>
      <w:r>
        <w:rPr>
          <w:i/>
          <w:sz w:val="24"/>
        </w:rPr>
        <w:t xml:space="preserve">IEEE Transactions on Patt</w:t>
      </w:r>
      <w:r>
        <w:rPr>
          <w:i/>
          <w:sz w:val="24"/>
        </w:rPr>
        <w:t xml:space="preserve">ern Analysis &amp; Machine Intelligence</w:t>
      </w:r>
      <w:r>
        <w:rPr>
          <w:sz w:val="24"/>
        </w:rPr>
        <w:t xml:space="preserve">, no. 6, pp. 583–598, 1991.</w:t>
      </w:r>
      <w:r>
        <w:rPr>
          <w:sz w:val="40"/>
        </w:rPr>
      </w:r>
    </w:p>
    <w:p>
      <w:pPr>
        <w:pStyle w:val="597"/>
        <w:rPr>
          <w:sz w:val="24"/>
        </w:rPr>
      </w:pPr>
      <w:r>
        <w:rPr>
          <w:sz w:val="24"/>
        </w:rPr>
        <w:t xml:space="preserve">[35]</w:t>
      </w:r>
      <w:r>
        <w:rPr>
          <w:sz w:val="24"/>
        </w:rPr>
        <w:tab/>
        <w:t xml:space="preserve">H. P. Ng, S. H. Ong, K. W. C. </w:t>
      </w:r>
      <w:r>
        <w:rPr>
          <w:sz w:val="24"/>
        </w:rPr>
        <w:t xml:space="preserve">Foong</w:t>
      </w:r>
      <w:r>
        <w:rPr>
          <w:sz w:val="24"/>
        </w:rPr>
        <w:t xml:space="preserve">, P. S. Goh, and W. L. </w:t>
      </w:r>
      <w:r>
        <w:rPr>
          <w:sz w:val="24"/>
        </w:rPr>
        <w:t xml:space="preserve">Nowinski</w:t>
      </w:r>
      <w:r>
        <w:rPr>
          <w:sz w:val="24"/>
        </w:rPr>
        <w:t xml:space="preserve">, “Medical Image Segmentation Using K-Means Clustering and Improved Watershed Algorithm,” in </w:t>
      </w:r>
      <w:r>
        <w:rPr>
          <w:i/>
          <w:sz w:val="24"/>
        </w:rPr>
        <w:t xml:space="preserve">2006 IEEE Southwest Symposium</w:t>
      </w:r>
      <w:r>
        <w:rPr>
          <w:i/>
          <w:sz w:val="24"/>
        </w:rPr>
        <w:t xml:space="preserve"> on Image Analysis and Interpretation</w:t>
      </w:r>
      <w:r>
        <w:rPr>
          <w:sz w:val="24"/>
        </w:rPr>
        <w:t xml:space="preserve">, Mar. 2006, pp. 61–65.</w:t>
      </w:r>
      <w:r>
        <w:rPr>
          <w:sz w:val="40"/>
        </w:rPr>
      </w:r>
    </w:p>
    <w:p>
      <w:pPr>
        <w:pStyle w:val="597"/>
        <w:rPr>
          <w:sz w:val="24"/>
        </w:rPr>
      </w:pPr>
      <w:r>
        <w:rPr>
          <w:sz w:val="24"/>
        </w:rPr>
        <w:t xml:space="preserve">[36]</w:t>
      </w:r>
      <w:r>
        <w:rPr>
          <w:sz w:val="24"/>
        </w:rPr>
        <w:tab/>
        <w:t xml:space="preserve">Y. </w:t>
      </w:r>
      <w:r>
        <w:rPr>
          <w:sz w:val="24"/>
        </w:rPr>
        <w:t xml:space="preserve">Boykov</w:t>
      </w:r>
      <w:r>
        <w:rPr>
          <w:sz w:val="24"/>
        </w:rPr>
        <w:t xml:space="preserve"> and M.-P. Jolly, “Interactive Organ Segmentation Using Graph Cuts,” in </w:t>
      </w:r>
      <w:r>
        <w:rPr>
          <w:i/>
          <w:sz w:val="24"/>
        </w:rPr>
        <w:t xml:space="preserve">Medical Image Computing and Computer-Assisted Intervention – MICCAI 2000</w:t>
      </w:r>
      <w:r>
        <w:rPr>
          <w:sz w:val="24"/>
        </w:rPr>
        <w:t xml:space="preserve">, Berlin, Heidelberg, 2000, pp. 276–2</w:t>
      </w:r>
      <w:r>
        <w:rPr>
          <w:sz w:val="24"/>
        </w:rPr>
        <w:t xml:space="preserve">86.</w:t>
      </w:r>
      <w:r>
        <w:rPr>
          <w:sz w:val="40"/>
        </w:rPr>
      </w:r>
    </w:p>
    <w:p>
      <w:pPr>
        <w:pStyle w:val="597"/>
        <w:rPr>
          <w:sz w:val="24"/>
        </w:rPr>
      </w:pPr>
      <w:r>
        <w:rPr>
          <w:sz w:val="24"/>
        </w:rPr>
        <w:t xml:space="preserve">[37]</w:t>
      </w:r>
      <w:r>
        <w:rPr>
          <w:sz w:val="24"/>
        </w:rPr>
        <w:tab/>
        <w:t xml:space="preserve">D. Freedman and Tao Zhang, “Interactive graph cut based segmentation with shape priors,” in </w:t>
      </w:r>
      <w:r>
        <w:rPr>
          <w:i/>
          <w:sz w:val="24"/>
        </w:rPr>
        <w:t xml:space="preserve">2005 IEEE Computer Society Conference on Computer Vision and Pattern Recognition (CVPR’05)</w:t>
      </w:r>
      <w:r>
        <w:rPr>
          <w:sz w:val="24"/>
        </w:rPr>
        <w:t xml:space="preserve">, Jun. 2005, vol. 1, pp. 755–762 vol. 1.</w:t>
      </w:r>
      <w:r>
        <w:rPr>
          <w:sz w:val="40"/>
        </w:rPr>
      </w:r>
    </w:p>
    <w:p>
      <w:pPr>
        <w:pStyle w:val="597"/>
      </w:pPr>
      <w:r>
        <w:rPr>
          <w:sz w:val="24"/>
        </w:rPr>
        <w:t xml:space="preserve">[38]</w:t>
      </w:r>
      <w:r>
        <w:rPr>
          <w:sz w:val="24"/>
        </w:rPr>
        <w:tab/>
        <w:t xml:space="preserve">G. Kerckhofs </w:t>
      </w:r>
      <w:r>
        <w:rPr>
          <w:i/>
          <w:sz w:val="24"/>
        </w:rPr>
        <w:t xml:space="preserve">et al.</w:t>
      </w:r>
      <w:r>
        <w:rPr>
          <w:sz w:val="24"/>
        </w:rPr>
        <w:t xml:space="preserve">, “Contrast-enhanced </w:t>
      </w:r>
      <w:r>
        <w:rPr>
          <w:sz w:val="24"/>
        </w:rPr>
        <w:t xml:space="preserve">microCT</w:t>
      </w:r>
      <w:r>
        <w:rPr>
          <w:sz w:val="24"/>
        </w:rPr>
        <w:t xml:space="preserve"> to visualize and quantify the 3D vasculature in biological tissues without the need for perfusion,” 20170601, Accessed: Aug. 03, 2020. [Online]. Available: https://lirias.kuleuven.be/retrieve/451736</w:t>
      </w:r>
      <w:r>
        <w:rPr>
          <w:sz w:val="16"/>
        </w:rPr>
        <w:t xml:space="preserve">.</w:t>
      </w:r>
      <w:bookmarkEnd w:id="192"/>
      <w:r/>
      <w:r/>
    </w:p>
    <w:p>
      <w:pPr>
        <w:pStyle w:val="597"/>
        <w:rPr>
          <w:sz w:val="20"/>
          <w:szCs w:val="20"/>
        </w:rPr>
      </w:pPr>
      <w:r>
        <w:rPr>
          <w:sz w:val="20"/>
          <w:szCs w:val="20"/>
        </w:rPr>
        <mc:AlternateContent>
          <mc:Choice Requires="wpg">
            <w:drawing>
              <wp:anchor xmlns:wp="http://schemas.openxmlformats.org/drawingml/2006/wordprocessingDrawing" distT="0" distB="0" distL="0" distR="0" simplePos="0" relativeHeight="6" behindDoc="0" locked="0" layoutInCell="1" allowOverlap="1">
                <wp:simplePos x="0" y="0"/>
                <wp:positionH relativeFrom="column">
                  <wp:align>center</wp:align>
                </wp:positionH>
                <wp:positionV relativeFrom="paragraph">
                  <wp:posOffset>635</wp:posOffset>
                </wp:positionV>
                <wp:extent cx="6479540" cy="1794510"/>
                <wp:effectExtent l="0" t="0" r="0" b="0"/>
                <wp:wrapTopAndBottom/>
                <wp:docPr id="1" name="Image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Image4" hidden="0"/>
                        <pic:cNvPicPr>
                          <a:picLocks noChangeAspect="1"/>
                        </pic:cNvPicPr>
                      </pic:nvPicPr>
                      <pic:blipFill>
                        <a:blip r:embed="rId10"/>
                        <a:stretch/>
                      </pic:blipFill>
                      <pic:spPr bwMode="auto">
                        <a:xfrm>
                          <a:off x="0" y="0"/>
                          <a:ext cx="6479540" cy="179450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0.0pt;mso-wrap-distance-top:0.0pt;mso-wrap-distance-right:0.0pt;mso-wrap-distance-bottom:0.0pt;z-index:6;o:allowoverlap:true;o:allowincell:true;mso-position-horizontal-relative:text;mso-position-horizontal:center;mso-position-vertical-relative:text;margin-top:0.0pt;mso-position-vertical:absolute;width:510.2pt;height:141.3pt;" stroked="false">
                <v:path textboxrect="0,0,0,0"/>
                <v:imagedata r:id="rId10" o:title=""/>
              </v:shape>
            </w:pict>
          </mc:Fallback>
        </mc:AlternateContent>
      </w:r>
      <w:r/>
    </w:p>
    <w:p>
      <w:pPr>
        <w:pStyle w:val="597"/>
      </w:pPr>
      <w:r>
        <mc:AlternateContent>
          <mc:Choice Requires="wpg">
            <w:drawing>
              <wp:anchor xmlns:wp="http://schemas.openxmlformats.org/drawingml/2006/wordprocessingDrawing" distT="0" distB="0" distL="0" distR="0" simplePos="0" relativeHeight="2" behindDoc="0" locked="0" layoutInCell="1" allowOverlap="1">
                <wp:simplePos x="0" y="0"/>
                <wp:positionH relativeFrom="column">
                  <wp:posOffset>0</wp:posOffset>
                </wp:positionH>
                <wp:positionV relativeFrom="paragraph">
                  <wp:posOffset>3410585</wp:posOffset>
                </wp:positionV>
                <wp:extent cx="6484620" cy="1150620"/>
                <wp:effectExtent l="0" t="0" r="0" b="0"/>
                <wp:wrapNone/>
                <wp:docPr id="2" name="Frame1" hidden="false"/>
                <wp:cNvGraphicFramePr/>
                <a:graphic xmlns:a="http://schemas.openxmlformats.org/drawingml/2006/main">
                  <a:graphicData uri="http://schemas.microsoft.com/office/word/2010/wordprocessingShape">
                    <wps:wsp>
                      <wps:cNvSpPr/>
                      <wps:spPr bwMode="auto">
                        <a:xfrm>
                          <a:off x="0" y="0"/>
                          <a:ext cx="6483960" cy="1149840"/>
                        </a:xfrm>
                        <a:prstGeom prst="rect">
                          <a:avLst/>
                        </a:prstGeom>
                        <a:noFill/>
                        <a:ln>
                          <a:noFill/>
                        </a:ln>
                      </wps:spPr>
                      <wps:style>
                        <a:lnRef idx="0">
                          <a:srgbClr val="000000"/>
                        </a:lnRef>
                        <a:fillRef idx="0">
                          <a:srgbClr val="000000"/>
                        </a:fillRef>
                        <a:effectRef idx="0">
                          <a:srgbClr val="000000"/>
                        </a:effectRef>
                        <a:fontRef idx="minor"/>
                      </wps:style>
                      <wps:txbx>
                        <w:txbxContent>
                          <w:p>
                            <w:pPr>
                              <w:pStyle w:val="598"/>
                              <w:rPr>
                                <w:color w:val="000000"/>
                              </w:rPr>
                            </w:pPr>
                            <w:r>
                              <w:rPr>
                                <w:color w:val="000000"/>
                              </w:rPr>
                              <w:t xml:space="preserve">Figure </w:t>
                            </w:r>
                            <w:bookmarkStart w:id="193" w:name="Ref_Figure0_number_only"/>
                            <w:r>
                              <w:rPr>
                                <w:color w:val="000000"/>
                              </w:rPr>
                              <w:fldChar w:fldCharType="begin"/>
                            </w:r>
                            <w:r>
                              <w:rPr>
                                <w:color w:val="000000"/>
                              </w:rPr>
                              <w:instrText xml:space="preserve"> SEQ Figure \* </w:instrText>
                            </w:r>
                            <w:r>
                              <w:rPr>
                                <w:color w:val="000000"/>
                              </w:rPr>
                              <w:instrText xml:space="preserve">ARABIC </w:instrText>
                            </w:r>
                            <w:r>
                              <w:rPr>
                                <w:color w:val="000000"/>
                              </w:rPr>
                              <w:fldChar w:fldCharType="separate"/>
                            </w:r>
                            <w:r>
                              <w:rPr>
                                <w:color w:val="000000"/>
                              </w:rPr>
                              <w:t xml:space="preserve">3</w:t>
                            </w:r>
                            <w:r>
                              <w:rPr>
                                <w:color w:val="000000"/>
                              </w:rPr>
                              <w:fldChar w:fldCharType="end"/>
                            </w:r>
                            <w:bookmarkEnd w:id="193"/>
                            <w:r>
                              <w:rPr>
                                <w:color w:val="000000"/>
                              </w:rPr>
                              <w:t xml:space="preserve">: Illustration of contrastive loss for self-supervised learning. (a) Strategy for self-supervised classification. Each image undergoes 2 forms of data-augmentation (only shown for Im1). Once each are passed through a model the features from the </w:t>
                            </w:r>
                            <w:r>
                              <w:rPr>
                                <w:color w:val="000000"/>
                              </w:rPr>
                              <w:t xml:space="preserve">same image are grouped, while isolated from other images. (b) Strategy for self-supervised segmentation. The same method as in (a) is used,  pixel by pixel, taking zooming and cropping into account.</w:t>
                            </w:r>
                            <w:r/>
                          </w:p>
                        </w:txbxContent>
                      </wps:txbx>
                      <wps:bodyPr lIns="0" tIns="0" rIns="0" bIns="0">
                        <a:noAutofit/>
                      </wps:bodyPr>
                    </wps:wsp>
                  </a:graphicData>
                </a:graphic>
              </wp:anchor>
            </w:drawing>
          </mc:Choice>
          <mc:Fallback>
            <w:pict>
              <v:shape id="shape 1" o:spid="_x0000_s1" o:spt="1" style="position:absolute;mso-wrap-distance-left:0.0pt;mso-wrap-distance-top:0.0pt;mso-wrap-distance-right:0.0pt;mso-wrap-distance-bottom:0.0pt;z-index:2;o:allowoverlap:true;o:allowincell:true;mso-position-horizontal-relative:text;margin-left:0.0pt;mso-position-horizontal:absolute;mso-position-vertical-relative:text;margin-top:268.6pt;mso-position-vertical:absolute;width:510.6pt;height:90.6pt;" coordsize="100000,100000" path="" filled="f">
                <v:path textboxrect="0,0,0,0"/>
                <v:textbox>
                  <w:txbxContent>
                    <w:p>
                      <w:pPr>
                        <w:pStyle w:val="598"/>
                        <w:rPr>
                          <w:color w:val="000000"/>
                        </w:rPr>
                      </w:pPr>
                      <w:r>
                        <w:rPr>
                          <w:color w:val="000000"/>
                        </w:rPr>
                        <w:t xml:space="preserve">Figure </w:t>
                      </w:r>
                      <w:bookmarkStart w:id="193" w:name="Ref_Figure0_number_only"/>
                      <w:r>
                        <w:rPr>
                          <w:color w:val="000000"/>
                        </w:rPr>
                        <w:fldChar w:fldCharType="begin"/>
                      </w:r>
                      <w:r>
                        <w:rPr>
                          <w:color w:val="000000"/>
                        </w:rPr>
                        <w:instrText xml:space="preserve"> SEQ Figure \* </w:instrText>
                      </w:r>
                      <w:r>
                        <w:rPr>
                          <w:color w:val="000000"/>
                        </w:rPr>
                        <w:instrText xml:space="preserve">ARABIC </w:instrText>
                      </w:r>
                      <w:r>
                        <w:rPr>
                          <w:color w:val="000000"/>
                        </w:rPr>
                        <w:fldChar w:fldCharType="separate"/>
                      </w:r>
                      <w:r>
                        <w:rPr>
                          <w:color w:val="000000"/>
                        </w:rPr>
                        <w:t xml:space="preserve">3</w:t>
                      </w:r>
                      <w:r>
                        <w:rPr>
                          <w:color w:val="000000"/>
                        </w:rPr>
                        <w:fldChar w:fldCharType="end"/>
                      </w:r>
                      <w:bookmarkEnd w:id="193"/>
                      <w:r>
                        <w:rPr>
                          <w:color w:val="000000"/>
                        </w:rPr>
                        <w:t xml:space="preserve">: Illustration of contrastive loss for self-supervised learning. (a) Strategy for self-supervised classification. Each image undergoes 2 forms of data-augmentation (only shown for Im1). Once each are passed through a model the features from the </w:t>
                      </w:r>
                      <w:r>
                        <w:rPr>
                          <w:color w:val="000000"/>
                        </w:rPr>
                        <w:t xml:space="preserve">same image are grouped, while isolated from other images. (b) Strategy for self-supervised segmentation. The same method as in (a) is used,  pixel by pixel, taking zooming and cropping into account.</w:t>
                      </w:r>
                      <w:r/>
                    </w:p>
                  </w:txbxContent>
                </v:textbox>
              </v:shape>
            </w:pict>
          </mc:Fallback>
        </mc:AlternateContent>
      </w:r>
      <w:r>
        <mc:AlternateContent>
          <mc:Choice Requires="wpg">
            <w:drawing>
              <wp:anchor xmlns:wp="http://schemas.openxmlformats.org/drawingml/2006/wordprocessingDrawing" distT="0" distB="0" distL="0" distR="0" simplePos="0" relativeHeight="5" behindDoc="0" locked="0" layoutInCell="1" allowOverlap="1">
                <wp:simplePos x="0" y="0"/>
                <wp:positionH relativeFrom="column">
                  <wp:posOffset>0</wp:posOffset>
                </wp:positionH>
                <wp:positionV relativeFrom="paragraph">
                  <wp:posOffset>635</wp:posOffset>
                </wp:positionV>
                <wp:extent cx="6481445" cy="1669415"/>
                <wp:effectExtent l="0" t="0" r="0" b="0"/>
                <wp:wrapTopAndBottom/>
                <wp:docPr id="3" name="Frame4" hidden="false"/>
                <wp:cNvGraphicFramePr/>
                <a:graphic xmlns:a="http://schemas.openxmlformats.org/drawingml/2006/main">
                  <a:graphicData uri="http://schemas.microsoft.com/office/word/2010/wordprocessingShape">
                    <wps:wsp>
                      <wps:cNvSpPr/>
                      <wps:spPr bwMode="auto">
                        <a:xfrm>
                          <a:off x="0" y="0"/>
                          <a:ext cx="6480720" cy="1668960"/>
                        </a:xfrm>
                        <a:prstGeom prst="rect">
                          <a:avLst/>
                        </a:prstGeom>
                        <a:noFill/>
                        <a:ln>
                          <a:noFill/>
                        </a:ln>
                      </wps:spPr>
                      <wps:style>
                        <a:lnRef idx="0">
                          <a:srgbClr val="000000"/>
                        </a:lnRef>
                        <a:fillRef idx="0">
                          <a:srgbClr val="000000"/>
                        </a:fillRef>
                        <a:effectRef idx="0">
                          <a:srgbClr val="000000"/>
                        </a:effectRef>
                        <a:fontRef idx="minor"/>
                      </wps:style>
                      <wps:txbx>
                        <w:txbxContent>
                          <w:p>
                            <w:pPr>
                              <w:pStyle w:val="598"/>
                            </w:pPr>
                            <w:r>
                              <w:rPr>
                                <w:color w:val="000000"/>
                              </w:rPr>
                              <w:t xml:space="preserve">Figure </w:t>
                            </w:r>
                            <w:bookmarkStart w:id="195" w:name="Ref_Figure3_number_only"/>
                            <w:r/>
                            <w:bookmarkStart w:id="196" w:name="Ref_Figure1_number_only1"/>
                            <w:r>
                              <w:rPr>
                                <w:color w:val="000000"/>
                              </w:rPr>
                              <w:fldChar w:fldCharType="begin"/>
                            </w:r>
                            <w:r>
                              <w:rPr>
                                <w:color w:val="000000"/>
                              </w:rPr>
                              <w:instrText xml:space="preserve"> SEQ Figure \* ARABIC </w:instrText>
                            </w:r>
                            <w:r>
                              <w:rPr>
                                <w:color w:val="000000"/>
                              </w:rPr>
                              <w:fldChar w:fldCharType="separate"/>
                            </w:r>
                            <w:r>
                              <w:rPr>
                                <w:color w:val="000000"/>
                              </w:rPr>
                              <w:t xml:space="preserve">2</w:t>
                            </w:r>
                            <w:r>
                              <w:rPr>
                                <w:color w:val="000000"/>
                              </w:rPr>
                              <w:fldChar w:fldCharType="end"/>
                            </w:r>
                            <w:bookmarkEnd w:id="195"/>
                            <w:r/>
                            <w:bookmarkEnd w:id="196"/>
                            <w:r>
                              <w:rPr>
                                <w:color w:val="000000"/>
                              </w:rPr>
                              <w:t xml:space="preserve">: CE-microCT images of vascularization in a tumour xenograft sample, adapted from the work by Kerckhofs et al. </w:t>
                            </w:r>
                            <w:bookmarkStart w:id="197" w:name="ZOTERO_BREF_C83sOCdpZMDF"/>
                            <w:r>
                              <w:rPr>
                                <w:color w:val="000000"/>
                              </w:rPr>
                              <w:t xml:space="preserve">[38]</w:t>
                            </w:r>
                            <w:bookmarkEnd w:id="197"/>
                            <w:r>
                              <w:rPr>
                                <w:color w:val="000000"/>
                              </w:rPr>
                              <w:t xml:space="preserve"> (A) 3D rendering of the vasculature in the xenograft, stained with Hf-WD POM; 3D scale bar = 100 μm. (B) The CD31 stained section and (C) th</w:t>
                            </w:r>
                            <w:r>
                              <w:rPr>
                                <w:color w:val="000000"/>
                              </w:rPr>
                              <w:t xml:space="preserve">e corresponding CE-microCT cross-section through the tumour xenograft. The brown colour in the histological section indicates CD31 positive blood vessels. The white colour in the CE-microCT image represents red blood cells in the blood vessels. Scale bars </w:t>
                            </w:r>
                            <w:r>
                              <w:rPr>
                                <w:color w:val="000000"/>
                              </w:rPr>
                              <w:t xml:space="preserve">= 100 μm.</w:t>
                            </w:r>
                            <w:r/>
                          </w:p>
                        </w:txbxContent>
                      </wps:txbx>
                      <wps:bodyPr lIns="0" tIns="0" rIns="0" bIns="0">
                        <a:noAutofit/>
                      </wps:bodyPr>
                    </wps:wsp>
                  </a:graphicData>
                </a:graphic>
              </wp:anchor>
            </w:drawing>
          </mc:Choice>
          <mc:Fallback>
            <w:pict>
              <v:shape id="shape 2" o:spid="_x0000_s2" o:spt="1" style="position:absolute;mso-wrap-distance-left:0.0pt;mso-wrap-distance-top:0.0pt;mso-wrap-distance-right:0.0pt;mso-wrap-distance-bottom:0.0pt;z-index:5;o:allowoverlap:true;o:allowincell:true;mso-position-horizontal-relative:text;margin-left:0.0pt;mso-position-horizontal:absolute;mso-position-vertical-relative:text;margin-top:0.0pt;mso-position-vertical:absolute;width:510.3pt;height:131.4pt;" coordsize="100000,100000" path="" filled="f">
                <v:path textboxrect="0,0,0,0"/>
                <w10:wrap type="topAndBottom"/>
                <v:textbox>
                  <w:txbxContent>
                    <w:p>
                      <w:pPr>
                        <w:pStyle w:val="598"/>
                      </w:pPr>
                      <w:r>
                        <w:rPr>
                          <w:color w:val="000000"/>
                        </w:rPr>
                        <w:t xml:space="preserve">Figure </w:t>
                      </w:r>
                      <w:bookmarkStart w:id="195" w:name="Ref_Figure3_number_only"/>
                      <w:r/>
                      <w:bookmarkStart w:id="196" w:name="Ref_Figure1_number_only1"/>
                      <w:r>
                        <w:rPr>
                          <w:color w:val="000000"/>
                        </w:rPr>
                        <w:fldChar w:fldCharType="begin"/>
                      </w:r>
                      <w:r>
                        <w:rPr>
                          <w:color w:val="000000"/>
                        </w:rPr>
                        <w:instrText xml:space="preserve"> SEQ Figure \* ARABIC </w:instrText>
                      </w:r>
                      <w:r>
                        <w:rPr>
                          <w:color w:val="000000"/>
                        </w:rPr>
                        <w:fldChar w:fldCharType="separate"/>
                      </w:r>
                      <w:r>
                        <w:rPr>
                          <w:color w:val="000000"/>
                        </w:rPr>
                        <w:t xml:space="preserve">2</w:t>
                      </w:r>
                      <w:r>
                        <w:rPr>
                          <w:color w:val="000000"/>
                        </w:rPr>
                        <w:fldChar w:fldCharType="end"/>
                      </w:r>
                      <w:bookmarkEnd w:id="195"/>
                      <w:r/>
                      <w:bookmarkEnd w:id="196"/>
                      <w:r>
                        <w:rPr>
                          <w:color w:val="000000"/>
                        </w:rPr>
                        <w:t xml:space="preserve">: CE-microCT images of vascularization in a tumour xenograft sample, adapted from the work by Kerckhofs et al. </w:t>
                      </w:r>
                      <w:bookmarkStart w:id="197" w:name="ZOTERO_BREF_C83sOCdpZMDF"/>
                      <w:r>
                        <w:rPr>
                          <w:color w:val="000000"/>
                        </w:rPr>
                        <w:t xml:space="preserve">[38]</w:t>
                      </w:r>
                      <w:bookmarkEnd w:id="197"/>
                      <w:r>
                        <w:rPr>
                          <w:color w:val="000000"/>
                        </w:rPr>
                        <w:t xml:space="preserve"> (A) 3D rendering of the vasculature in the xenograft, stained with Hf-WD POM; 3D scale bar = 100 μm. (B) The CD31 stained section and (C) th</w:t>
                      </w:r>
                      <w:r>
                        <w:rPr>
                          <w:color w:val="000000"/>
                        </w:rPr>
                        <w:t xml:space="preserve">e corresponding CE-microCT cross-section through the tumour xenograft. The brown colour in the histological section indicates CD31 positive blood vessels. The white colour in the CE-microCT image represents red blood cells in the blood vessels. Scale bars </w:t>
                      </w:r>
                      <w:r>
                        <w:rPr>
                          <w:color w:val="000000"/>
                        </w:rPr>
                        <w:t xml:space="preserve">= 100 μm.</w:t>
                      </w:r>
                      <w:r/>
                    </w:p>
                  </w:txbxContent>
                </v:textbox>
              </v:shape>
            </w:pict>
          </mc:Fallback>
        </mc:AlternateContent>
      </w:r>
      <w:r>
        <mc:AlternateContent>
          <mc:Choice Requires="wpg">
            <w:drawing>
              <wp:anchor xmlns:wp="http://schemas.openxmlformats.org/drawingml/2006/wordprocessingDrawing" distT="0" distB="0" distL="0" distR="0" simplePos="0" relativeHeight="7" behindDoc="0" locked="0" layoutInCell="1" allowOverlap="1">
                <wp:simplePos x="0" y="0"/>
                <wp:positionH relativeFrom="column">
                  <wp:posOffset>635</wp:posOffset>
                </wp:positionH>
                <wp:positionV relativeFrom="paragraph">
                  <wp:posOffset>1722120</wp:posOffset>
                </wp:positionV>
                <wp:extent cx="6479540" cy="1764665"/>
                <wp:effectExtent l="0" t="0" r="0" b="0"/>
                <wp:wrapTopAndBottom/>
                <wp:docPr id="4" name="Image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Image1" hidden="0"/>
                        <pic:cNvPicPr>
                          <a:picLocks noChangeAspect="1"/>
                        </pic:cNvPicPr>
                      </pic:nvPicPr>
                      <pic:blipFill>
                        <a:blip r:embed="rId11"/>
                        <a:stretch/>
                      </pic:blipFill>
                      <pic:spPr bwMode="auto">
                        <a:xfrm>
                          <a:off x="0" y="0"/>
                          <a:ext cx="6479540" cy="176466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mso-wrap-distance-left:0.0pt;mso-wrap-distance-top:0.0pt;mso-wrap-distance-right:0.0pt;mso-wrap-distance-bottom:0.0pt;z-index:7;o:allowoverlap:true;o:allowincell:true;mso-position-horizontal-relative:text;margin-left:0.0pt;mso-position-horizontal:absolute;mso-position-vertical-relative:text;margin-top:135.6pt;mso-position-vertical:absolute;width:510.2pt;height:138.9pt;" stroked="false">
                <v:path textboxrect="0,0,0,0"/>
                <v:imagedata r:id="rId11" o:title=""/>
              </v:shape>
            </w:pict>
          </mc:Fallback>
        </mc:AlternateContent>
      </w:r>
      <w:r/>
    </w:p>
    <w:p>
      <w:pPr>
        <w:pStyle w:val="592"/>
        <w:spacing w:after="120" w:before="360"/>
      </w:pPr>
      <w:r/>
      <w:r>
        <mc:AlternateContent>
          <mc:Choice Requires="wpg">
            <w:drawing>
              <wp:anchor xmlns:wp="http://schemas.openxmlformats.org/drawingml/2006/wordprocessingDrawing" distT="0" distB="0" distL="0" distR="0" simplePos="0" relativeHeight="3" behindDoc="0" locked="0" layoutInCell="1" allowOverlap="1">
                <wp:simplePos x="0" y="0"/>
                <wp:positionH relativeFrom="column">
                  <wp:posOffset>61425</wp:posOffset>
                </wp:positionH>
                <wp:positionV relativeFrom="paragraph">
                  <wp:posOffset>-276634</wp:posOffset>
                </wp:positionV>
                <wp:extent cx="6356690" cy="1604740"/>
                <wp:effectExtent l="6350" t="6350" r="6350" b="6350"/>
                <wp:wrapTopAndBottom/>
                <wp:docPr id="5" name="Frame2" hidden="false"/>
                <wp:cNvGraphicFramePr/>
                <a:graphic xmlns:a="http://schemas.openxmlformats.org/drawingml/2006/main">
                  <a:graphicData uri="http://schemas.microsoft.com/office/word/2010/wordprocessingShape">
                    <wps:wsp>
                      <wps:cNvSpPr/>
                      <wps:spPr bwMode="auto">
                        <a:xfrm>
                          <a:off x="0" y="0"/>
                          <a:ext cx="6356688" cy="1604738"/>
                        </a:xfrm>
                        <a:prstGeom prst="rect">
                          <a:avLst/>
                        </a:prstGeom>
                        <a:noFill/>
                        <a:ln>
                          <a:noFill/>
                        </a:ln>
                      </wps:spPr>
                      <wps:style>
                        <a:lnRef idx="0">
                          <a:srgbClr val="000000"/>
                        </a:lnRef>
                        <a:fillRef idx="0">
                          <a:srgbClr val="000000"/>
                        </a:fillRef>
                        <a:effectRef idx="0">
                          <a:srgbClr val="000000"/>
                        </a:effectRef>
                        <a:fontRef idx="minor"/>
                      </wps:style>
                      <wps:txbx>
                        <w:txbxContent>
                          <w:p>
                            <w:pPr>
                              <w:pStyle w:val="598"/>
                              <w:rPr>
                                <w:color w:val="000000"/>
                              </w:rPr>
                            </w:pPr>
                            <w:r>
                              <w:rPr>
                                <w:color w:val="000000"/>
                              </w:rPr>
                              <w:t xml:space="preserve">Figure </w:t>
                            </w:r>
                            <w:bookmarkStart w:id="201" w:name="Ref_Figure1_number_only"/>
                            <w:r>
                              <w:rPr>
                                <w:color w:val="000000"/>
                              </w:rPr>
                              <w:fldChar w:fldCharType="begin"/>
                            </w:r>
                            <w:r>
                              <w:rPr>
                                <w:color w:val="000000"/>
                              </w:rPr>
                              <w:instrText xml:space="preserve"> SEQ Figure \* ARABIC </w:instrText>
                            </w:r>
                            <w:r>
                              <w:rPr>
                                <w:color w:val="000000"/>
                              </w:rPr>
                              <w:fldChar w:fldCharType="separate"/>
                            </w:r>
                            <w:r>
                              <w:rPr>
                                <w:color w:val="000000"/>
                              </w:rPr>
                              <w:t xml:space="preserve">1</w:t>
                            </w:r>
                            <w:r>
                              <w:rPr>
                                <w:color w:val="000000"/>
                              </w:rPr>
                              <w:fldChar w:fldCharType="end"/>
                            </w:r>
                            <w:bookmarkEnd w:id="201"/>
                            <w:r>
                              <w:rPr>
                                <w:color w:val="000000"/>
                              </w:rPr>
                              <w:t xml:space="preserve">: Proposed regularization framework. Step 1: an auto-encoder is trained on the ground truth binary masks. This encodes the internal structure (e.g. classical shape of the regions of interest) at the outpu</w:t>
                            </w:r>
                            <w:r>
                              <w:rPr>
                                <w:color w:val="000000"/>
                              </w:rPr>
                              <w:t xml:space="preserve">t of the encoder. Step 2: the trained and fixed decoder is connected to the output of the encoding path of the segmenter. The segmenter is trained by the minimization of a loss function penalizing inconsistencies between the labels and both the segmenter a</w:t>
                            </w:r>
                            <w:r>
                              <w:rPr>
                                <w:color w:val="000000"/>
                              </w:rPr>
                              <w:t xml:space="preserve">nd the decoder outputs. Since the decoder is fixed, this forces the output of the segmenter encoding path to be consistent with the labels internal structure. If it is not the case, the fixed decoder will indeed predict a binary mask inconsistent with the </w:t>
                            </w:r>
                            <w:r>
                              <w:rPr>
                                <w:color w:val="000000"/>
                              </w:rPr>
                              <w:t xml:space="preserve">ground truth.</w:t>
                            </w:r>
                            <w:r/>
                            <w:r>
                              <w:rPr>
                                <w:color w:val="000000"/>
                              </w:rPr>
                            </w:r>
                            <w:r>
                              <w:rPr>
                                <w:color w:val="000000"/>
                              </w:rPr>
                            </w:r>
                            <w:r>
                              <w:rPr>
                                <w:color w:val="000000"/>
                              </w:rPr>
                            </w:r>
                          </w:p>
                        </w:txbxContent>
                      </wps:txbx>
                      <wps:bodyPr lIns="0" tIns="0" rIns="0" bIns="0">
                        <a:noAutofit/>
                      </wps:bodyPr>
                    </wps:wsp>
                  </a:graphicData>
                </a:graphic>
              </wp:anchor>
            </w:drawing>
          </mc:Choice>
          <mc:Fallback>
            <w:pict>
              <v:shape id="shape 4" o:spid="_x0000_s4" o:spt="1" style="position:absolute;mso-wrap-distance-left:0.0pt;mso-wrap-distance-top:0.0pt;mso-wrap-distance-right:0.0pt;mso-wrap-distance-bottom:0.0pt;z-index:3;o:allowoverlap:true;o:allowincell:true;mso-position-horizontal-relative:text;margin-left:4.8pt;mso-position-horizontal:absolute;mso-position-vertical-relative:text;margin-top:-21.8pt;mso-position-vertical:absolute;width:500.5pt;height:126.4pt;" coordsize="100000,100000" path="" filled="f">
                <v:path textboxrect="0,0,0,0"/>
                <w10:wrap type="topAndBottom"/>
                <v:textbox>
                  <w:txbxContent>
                    <w:p>
                      <w:pPr>
                        <w:pStyle w:val="598"/>
                        <w:rPr>
                          <w:color w:val="000000"/>
                        </w:rPr>
                      </w:pPr>
                      <w:r>
                        <w:rPr>
                          <w:color w:val="000000"/>
                        </w:rPr>
                        <w:t xml:space="preserve">Figure </w:t>
                      </w:r>
                      <w:bookmarkStart w:id="201" w:name="Ref_Figure1_number_only"/>
                      <w:r>
                        <w:rPr>
                          <w:color w:val="000000"/>
                        </w:rPr>
                        <w:fldChar w:fldCharType="begin"/>
                      </w:r>
                      <w:r>
                        <w:rPr>
                          <w:color w:val="000000"/>
                        </w:rPr>
                        <w:instrText xml:space="preserve"> SEQ Figure \* ARABIC </w:instrText>
                      </w:r>
                      <w:r>
                        <w:rPr>
                          <w:color w:val="000000"/>
                        </w:rPr>
                        <w:fldChar w:fldCharType="separate"/>
                      </w:r>
                      <w:r>
                        <w:rPr>
                          <w:color w:val="000000"/>
                        </w:rPr>
                        <w:t xml:space="preserve">1</w:t>
                      </w:r>
                      <w:r>
                        <w:rPr>
                          <w:color w:val="000000"/>
                        </w:rPr>
                        <w:fldChar w:fldCharType="end"/>
                      </w:r>
                      <w:bookmarkEnd w:id="201"/>
                      <w:r>
                        <w:rPr>
                          <w:color w:val="000000"/>
                        </w:rPr>
                        <w:t xml:space="preserve">: Proposed regularization framework. Step 1: an auto-encoder is trained on the ground truth binary masks. This encodes the internal structure (e.g. classical shape of the regions of interest) at the outpu</w:t>
                      </w:r>
                      <w:r>
                        <w:rPr>
                          <w:color w:val="000000"/>
                        </w:rPr>
                        <w:t xml:space="preserve">t of the encoder. Step 2: the trained and fixed decoder is connected to the output of the encoding path of the segmenter. The segmenter is trained by the minimization of a loss function penalizing inconsistencies between the labels and both the segmenter a</w:t>
                      </w:r>
                      <w:r>
                        <w:rPr>
                          <w:color w:val="000000"/>
                        </w:rPr>
                        <w:t xml:space="preserve">nd the decoder outputs. Since the decoder is fixed, this forces the output of the segmenter encoding path to be consistent with the labels internal structure. If it is not the case, the fixed decoder will indeed predict a binary mask inconsistent with the </w:t>
                      </w:r>
                      <w:r>
                        <w:rPr>
                          <w:color w:val="000000"/>
                        </w:rPr>
                        <w:t xml:space="preserve">ground truth.</w:t>
                      </w:r>
                      <w:r/>
                      <w:r>
                        <w:rPr>
                          <w:color w:val="000000"/>
                        </w:rPr>
                      </w:r>
                      <w:r>
                        <w:rPr>
                          <w:color w:val="000000"/>
                        </w:rPr>
                      </w:r>
                      <w:r>
                        <w:rPr>
                          <w:color w:val="000000"/>
                        </w:rPr>
                      </w:r>
                    </w:p>
                  </w:txbxContent>
                </v:textbox>
              </v:shape>
            </w:pict>
          </mc:Fallback>
        </mc:AlternateContent>
      </w:r>
      <w:r>
        <mc:AlternateContent>
          <mc:Choice Requires="wpg">
            <w:drawing>
              <wp:anchor xmlns:wp="http://schemas.openxmlformats.org/drawingml/2006/wordprocessingDrawing" distT="0" distB="0" distL="0" distR="0" simplePos="0" relativeHeight="8" behindDoc="0" locked="0" layoutInCell="1" allowOverlap="1">
                <wp:simplePos x="0" y="0"/>
                <wp:positionH relativeFrom="column">
                  <wp:posOffset>537675</wp:posOffset>
                </wp:positionH>
                <wp:positionV relativeFrom="paragraph">
                  <wp:posOffset>1328105</wp:posOffset>
                </wp:positionV>
                <wp:extent cx="5270840" cy="2518111"/>
                <wp:effectExtent l="0" t="0" r="0" b="0"/>
                <wp:wrapTopAndBottom/>
                <wp:docPr id="6" name="Image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Image2" hidden="0"/>
                        <pic:cNvPicPr>
                          <a:picLocks noChangeAspect="1"/>
                        </pic:cNvPicPr>
                      </pic:nvPicPr>
                      <pic:blipFill>
                        <a:blip r:embed="rId12"/>
                        <a:stretch/>
                      </pic:blipFill>
                      <pic:spPr bwMode="auto">
                        <a:xfrm>
                          <a:off x="0" y="0"/>
                          <a:ext cx="5270838" cy="251811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mso-wrap-distance-left:0.0pt;mso-wrap-distance-top:0.0pt;mso-wrap-distance-right:0.0pt;mso-wrap-distance-bottom:0.0pt;z-index:8;o:allowoverlap:true;o:allowincell:true;mso-position-horizontal-relative:text;margin-left:42.3pt;mso-position-horizontal:absolute;mso-position-vertical-relative:text;margin-top:104.6pt;mso-position-vertical:absolute;width:415.0pt;height:198.3pt;" stroked="false">
                <v:path textboxrect="0,0,0,0"/>
                <v:imagedata r:id="rId12" o:title=""/>
              </v:shape>
            </w:pict>
          </mc:Fallback>
        </mc:AlternateContent>
      </w:r>
      <w:r/>
      <w:r/>
    </w:p>
    <w:p>
      <w:pPr>
        <w:pStyle w:val="592"/>
        <w:ind w:left="0"/>
        <w:spacing w:after="120" w:before="360"/>
      </w:pPr>
      <w:r/>
      <w:r/>
    </w:p>
    <w:p>
      <w:pPr>
        <w:pStyle w:val="592"/>
        <w:spacing w:after="120" w:before="360"/>
      </w:pPr>
      <w:r/>
      <w:r/>
    </w:p>
    <w:p>
      <w:pPr>
        <w:pStyle w:val="592"/>
        <w:numPr>
          <w:ilvl w:val="0"/>
          <w:numId w:val="2"/>
        </w:numPr>
        <w:spacing w:after="120" w:before="360"/>
      </w:pPr>
      <w:r>
        <w:rPr>
          <w:rFonts w:cs="Arial"/>
          <w:b/>
          <w:smallCaps/>
          <w:sz w:val="32"/>
          <w:szCs w:val="32"/>
          <w:u w:val="single"/>
        </w:rPr>
        <w:t xml:space="preserve">Comments on changes made in the research project in case of resubmission (optional)</w:t>
      </w:r>
      <w:r/>
    </w:p>
    <w:p>
      <w:pPr>
        <w:rPr>
          <w:rFonts w:cs="Arial"/>
        </w:rPr>
      </w:pPr>
      <w:r>
        <w:rPr>
          <w:rFonts w:cs="Arial"/>
        </w:rPr>
        <w:t xml:space="preserve">Not Applicable</w:t>
      </w:r>
      <w:r/>
      <w:r>
        <w:rPr>
          <w:rFonts w:cs="Arial"/>
        </w:rPr>
      </w:r>
      <w:r/>
    </w:p>
    <w:p>
      <w:pPr>
        <w:pStyle w:val="592"/>
        <w:numPr>
          <w:ilvl w:val="0"/>
          <w:numId w:val="2"/>
        </w:numPr>
        <w:ind w:left="357" w:hanging="357"/>
        <w:jc w:val="left"/>
        <w:spacing w:after="120" w:before="360"/>
      </w:pPr>
      <w:r>
        <w:rPr>
          <w:rFonts w:cs="Arial"/>
          <w:b/>
          <w:smallCaps/>
          <w:sz w:val="32"/>
          <w:szCs w:val="32"/>
          <w:u w:val="single"/>
        </w:rPr>
        <w:t xml:space="preserve">Activities report</w:t>
      </w:r>
      <w:r>
        <w:rPr>
          <w:rFonts w:cs="Arial"/>
          <w:i/>
          <w:sz w:val="20"/>
          <w:szCs w:val="20"/>
          <w:u w:val="single"/>
        </w:rPr>
        <w:t xml:space="preserve"> </w:t>
      </w:r>
      <w:r>
        <w:rPr>
          <w:rFonts w:cs="Arial"/>
          <w:b/>
          <w:smallCaps/>
          <w:sz w:val="32"/>
          <w:szCs w:val="32"/>
          <w:u w:val="single"/>
        </w:rPr>
        <w:t xml:space="preserve">on the first year of doctorate</w:t>
      </w:r>
      <w:r/>
    </w:p>
    <w:p>
      <w:pPr>
        <w:ind w:left="360"/>
        <w:jc w:val="center"/>
        <w:spacing w:after="120"/>
      </w:pPr>
      <w:r>
        <w:rPr>
          <w:rFonts w:cs="Arial"/>
          <w:b/>
          <w:smallCaps/>
          <w:color w:val="FF0000"/>
          <w:sz w:val="32"/>
          <w:szCs w:val="32"/>
          <w:u w:val="single"/>
        </w:rPr>
        <w:t xml:space="preserve">ONLY</w:t>
      </w:r>
      <w:r>
        <w:rPr>
          <w:rFonts w:cs="Arial"/>
          <w:b/>
          <w:smallCaps/>
          <w:color w:val="FF0000"/>
          <w:sz w:val="28"/>
          <w:szCs w:val="28"/>
        </w:rPr>
        <w:t xml:space="preserve"> for “1</w:t>
      </w:r>
      <w:r>
        <w:rPr>
          <w:rFonts w:cs="Arial"/>
          <w:b/>
          <w:smallCaps/>
          <w:color w:val="FF0000"/>
          <w:sz w:val="28"/>
          <w:szCs w:val="28"/>
          <w:vertAlign w:val="superscript"/>
        </w:rPr>
        <w:t xml:space="preserve">st</w:t>
      </w:r>
      <w:r>
        <w:rPr>
          <w:rFonts w:cs="Arial"/>
          <w:b/>
          <w:smallCaps/>
          <w:color w:val="FF0000"/>
          <w:sz w:val="28"/>
          <w:szCs w:val="28"/>
        </w:rPr>
        <w:t xml:space="preserve"> grant - </w:t>
      </w:r>
      <w:r>
        <w:rPr>
          <w:rFonts w:cs="Arial"/>
          <w:b/>
          <w:smallCaps/>
          <w:color w:val="FF0000"/>
          <w:sz w:val="28"/>
          <w:szCs w:val="28"/>
          <w:u w:val="single"/>
        </w:rPr>
        <w:t xml:space="preserve">2</w:t>
      </w:r>
      <w:r>
        <w:rPr>
          <w:rFonts w:cs="Arial"/>
          <w:b/>
          <w:smallCaps/>
          <w:color w:val="FF0000"/>
          <w:sz w:val="28"/>
          <w:szCs w:val="28"/>
          <w:u w:val="single"/>
          <w:vertAlign w:val="superscript"/>
        </w:rPr>
        <w:t xml:space="preserve">nd</w:t>
      </w:r>
      <w:r>
        <w:rPr>
          <w:rFonts w:cs="Arial"/>
          <w:b/>
          <w:smallCaps/>
          <w:color w:val="FF0000"/>
          <w:sz w:val="28"/>
          <w:szCs w:val="28"/>
          <w:u w:val="single"/>
        </w:rPr>
        <w:t xml:space="preserve"> year</w:t>
      </w:r>
      <w:r>
        <w:rPr>
          <w:rFonts w:cs="Arial"/>
          <w:b/>
          <w:smallCaps/>
          <w:color w:val="FF0000"/>
          <w:sz w:val="28"/>
          <w:szCs w:val="28"/>
        </w:rPr>
        <w:t xml:space="preserve">” applicants</w:t>
      </w:r>
      <w:r/>
    </w:p>
    <w:p>
      <w:pPr>
        <w:rPr>
          <w:rFonts w:cs="Arial"/>
        </w:rPr>
      </w:pPr>
      <w:r>
        <w:rPr>
          <w:rFonts w:cs="Arial"/>
        </w:rPr>
        <w:t xml:space="preserve">Not Applicable</w:t>
      </w:r>
      <w:r/>
    </w:p>
    <w:p>
      <w:pPr>
        <w:pStyle w:val="592"/>
        <w:numPr>
          <w:ilvl w:val="0"/>
          <w:numId w:val="2"/>
        </w:numPr>
        <w:spacing w:after="120" w:before="360"/>
      </w:pPr>
      <w:r>
        <w:rPr>
          <w:rFonts w:cs="Arial"/>
          <w:b/>
          <w:smallCaps/>
          <w:sz w:val="32"/>
          <w:szCs w:val="32"/>
          <w:u w:val="single"/>
        </w:rPr>
        <w:t xml:space="preserve">Potential interdisciplinary approach of the research project (optional)</w:t>
      </w:r>
      <w:r/>
    </w:p>
    <w:p>
      <w:pPr>
        <w:rPr>
          <w:rFonts w:cs="Arial"/>
        </w:rPr>
      </w:pPr>
      <w:r>
        <w:rPr>
          <w:rFonts w:cs="Arial"/>
        </w:rPr>
        <w:t xml:space="preserve">This project will be done within a 4-year interuniversity project, called Bio-blueprints. This project will not only allow for the creation of a dataset without which this work would not be as thorough, but will also favor collaboration with a large number of researchers in different fields.</w:t>
      </w:r>
      <w:r/>
    </w:p>
    <w:p>
      <w:pPr>
        <w:rPr>
          <w:rFonts w:cs="Arial"/>
        </w:rPr>
      </w:pPr>
      <w:r>
        <w:rPr>
          <w:rFonts w:cs="Arial"/>
        </w:rPr>
        <w:t xml:space="preserve">On the one hand will this work have a large impact on the creation of different staining protocols within the contrast-enhanced CT field, by validating the type of staining agent that are helpful in the segmentation process.</w:t>
      </w:r>
      <w:r/>
    </w:p>
    <w:p>
      <w:pPr>
        <w:rPr>
          <w:rFonts w:cs="Arial"/>
        </w:rPr>
      </w:pPr>
      <w:r>
        <w:rPr>
          <w:rFonts w:cs="Arial"/>
        </w:rPr>
        <w:t xml:space="preserve">On the other hand, strong segmentation accuracy will enable advances in the creation of optimized synthetic tissue engineering constructs, by enabling  the use of the characteristics of real tissues as stepping-stone.</w:t>
      </w:r>
      <w:r>
        <w:rPr>
          <w:rFonts w:cs="Arial"/>
        </w:rPr>
      </w:r>
    </w:p>
    <w:p>
      <w:pPr>
        <w:rPr>
          <w:rFonts w:cs="Arial"/>
        </w:rPr>
      </w:pPr>
      <w:r>
        <w:rPr>
          <w:rFonts w:cs="Arial"/>
        </w:rPr>
      </w:r>
      <w:r/>
    </w:p>
    <w:p>
      <w:pPr>
        <w:rPr>
          <w:rFonts w:cs="Arial"/>
        </w:rPr>
      </w:pPr>
      <w:r>
        <mc:AlternateContent>
          <mc:Choice Requires="wpg">
            <w:drawing>
              <wp:anchor xmlns:wp="http://schemas.openxmlformats.org/drawingml/2006/wordprocessingDrawing" distT="0" distB="0" distL="0" distR="0" simplePos="0" relativeHeight="4" behindDoc="0" locked="0" layoutInCell="1" allowOverlap="1">
                <wp:simplePos x="0" y="0"/>
                <wp:positionH relativeFrom="column">
                  <wp:posOffset>0</wp:posOffset>
                </wp:positionH>
                <wp:positionV relativeFrom="paragraph">
                  <wp:posOffset>3730625</wp:posOffset>
                </wp:positionV>
                <wp:extent cx="6485255" cy="925195"/>
                <wp:effectExtent l="0" t="0" r="0" b="0"/>
                <wp:wrapTopAndBottom/>
                <wp:docPr id="7" name="Frame3" hidden="false"/>
                <wp:cNvGraphicFramePr/>
                <a:graphic xmlns:a="http://schemas.openxmlformats.org/drawingml/2006/main">
                  <a:graphicData uri="http://schemas.microsoft.com/office/word/2010/wordprocessingShape">
                    <wps:wsp>
                      <wps:cNvSpPr/>
                      <wps:spPr bwMode="auto">
                        <a:xfrm>
                          <a:off x="0" y="0"/>
                          <a:ext cx="6484680" cy="924480"/>
                        </a:xfrm>
                        <a:prstGeom prst="rect">
                          <a:avLst/>
                        </a:prstGeom>
                        <a:noFill/>
                        <a:ln>
                          <a:noFill/>
                        </a:ln>
                      </wps:spPr>
                      <wps:style>
                        <a:lnRef idx="0">
                          <a:srgbClr val="000000"/>
                        </a:lnRef>
                        <a:fillRef idx="0">
                          <a:srgbClr val="000000"/>
                        </a:fillRef>
                        <a:effectRef idx="0">
                          <a:srgbClr val="000000"/>
                        </a:effectRef>
                        <a:fontRef idx="minor"/>
                      </wps:style>
                      <wps:txbx>
                        <w:txbxContent>
                          <w:p>
                            <w:pPr>
                              <w:pStyle w:val="598"/>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 xml:space="preserve">4</w:t>
                            </w:r>
                            <w:r>
                              <w:rPr>
                                <w:color w:val="000000"/>
                              </w:rPr>
                              <w:fldChar w:fldCharType="end"/>
                            </w:r>
                            <w:r>
                              <w:rPr>
                                <w:color w:val="000000"/>
                              </w:rPr>
                              <w:t xml:space="preserve">: Schematic overview of the Bio-blueprints organization, as presented by its work packages and their tasks. In green, my proposal and its tasks. The solid arrows indicate the input from one work package to another. The dashed arrows </w:t>
                            </w:r>
                            <w:r>
                              <w:rPr>
                                <w:color w:val="000000"/>
                              </w:rPr>
                              <w:t xml:space="preserve">indicate feedback and potential reiteration based on the outcome of a WP or task.</w:t>
                            </w:r>
                            <w:r/>
                          </w:p>
                          <w:p>
                            <w:pPr>
                              <w:pStyle w:val="598"/>
                              <w:rPr>
                                <w:color w:val="000000"/>
                              </w:rPr>
                            </w:pPr>
                            <w:r>
                              <w:rPr>
                                <w:color w:val="000000"/>
                              </w:rPr>
                            </w:r>
                            <w:r/>
                          </w:p>
                        </w:txbxContent>
                      </wps:txbx>
                      <wps:bodyPr lIns="0" tIns="0" rIns="0" bIns="0">
                        <a:noAutofit/>
                      </wps:bodyPr>
                    </wps:wsp>
                  </a:graphicData>
                </a:graphic>
              </wp:anchor>
            </w:drawing>
          </mc:Choice>
          <mc:Fallback>
            <w:pict>
              <v:shape id="shape 6" o:spid="_x0000_s6" o:spt="1" style="position:absolute;mso-wrap-distance-left:0.0pt;mso-wrap-distance-top:0.0pt;mso-wrap-distance-right:0.0pt;mso-wrap-distance-bottom:0.0pt;z-index:4;o:allowoverlap:true;o:allowincell:true;mso-position-horizontal-relative:text;margin-left:0.0pt;mso-position-horizontal:absolute;mso-position-vertical-relative:text;margin-top:293.8pt;mso-position-vertical:absolute;width:510.6pt;height:72.8pt;" coordsize="100000,100000" path="" filled="f">
                <v:path textboxrect="0,0,0,0"/>
                <w10:wrap type="topAndBottom"/>
                <v:textbox>
                  <w:txbxContent>
                    <w:p>
                      <w:pPr>
                        <w:pStyle w:val="598"/>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 xml:space="preserve">4</w:t>
                      </w:r>
                      <w:r>
                        <w:rPr>
                          <w:color w:val="000000"/>
                        </w:rPr>
                        <w:fldChar w:fldCharType="end"/>
                      </w:r>
                      <w:r>
                        <w:rPr>
                          <w:color w:val="000000"/>
                        </w:rPr>
                        <w:t xml:space="preserve">: Schematic overview of the Bio-blueprints organization, as presented by its work packages and their tasks. In green, my proposal and its tasks. The solid arrows indicate the input from one work package to another. The dashed arrows </w:t>
                      </w:r>
                      <w:r>
                        <w:rPr>
                          <w:color w:val="000000"/>
                        </w:rPr>
                        <w:t xml:space="preserve">indicate feedback and potential reiteration based on the outcome of a WP or task.</w:t>
                      </w:r>
                      <w:r/>
                    </w:p>
                    <w:p>
                      <w:pPr>
                        <w:pStyle w:val="598"/>
                        <w:rPr>
                          <w:color w:val="000000"/>
                        </w:rPr>
                      </w:pPr>
                      <w:r>
                        <w:rPr>
                          <w:color w:val="000000"/>
                        </w:rPr>
                      </w:r>
                      <w:r/>
                    </w:p>
                  </w:txbxContent>
                </v:textbox>
              </v:shape>
            </w:pict>
          </mc:Fallback>
        </mc:AlternateContent>
      </w:r>
      <w:r>
        <mc:AlternateContent>
          <mc:Choice Requires="wpg">
            <w:drawing>
              <wp:anchor xmlns:wp="http://schemas.openxmlformats.org/drawingml/2006/wordprocessingDrawing" distT="0" distB="0" distL="0" distR="0" simplePos="0" relativeHeight="9" behindDoc="0" locked="0" layoutInCell="1" allowOverlap="1">
                <wp:simplePos x="0" y="0"/>
                <wp:positionH relativeFrom="column">
                  <wp:posOffset>0</wp:posOffset>
                </wp:positionH>
                <wp:positionV relativeFrom="paragraph">
                  <wp:posOffset>28575</wp:posOffset>
                </wp:positionV>
                <wp:extent cx="6479540" cy="3698240"/>
                <wp:effectExtent l="0" t="0" r="0" b="0"/>
                <wp:wrapSquare wrapText="bothSides"/>
                <wp:docPr id="8" name="Image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Image3" hidden="0"/>
                        <pic:cNvPicPr>
                          <a:picLocks noChangeAspect="1"/>
                        </pic:cNvPicPr>
                      </pic:nvPicPr>
                      <pic:blipFill>
                        <a:blip r:embed="rId13"/>
                        <a:stretch/>
                      </pic:blipFill>
                      <pic:spPr bwMode="auto">
                        <a:xfrm>
                          <a:off x="0" y="0"/>
                          <a:ext cx="6479540" cy="369824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mso-wrap-distance-left:0.0pt;mso-wrap-distance-top:0.0pt;mso-wrap-distance-right:0.0pt;mso-wrap-distance-bottom:0.0pt;z-index:9;o:allowoverlap:true;o:allowincell:true;mso-position-horizontal-relative:text;margin-left:0.0pt;mso-position-horizontal:absolute;mso-position-vertical-relative:text;margin-top:2.2pt;mso-position-vertical:absolute;width:510.2pt;height:291.2pt;" stroked="false">
                <v:path textboxrect="0,0,0,0"/>
                <v:imagedata r:id="rId13" o:title=""/>
              </v:shape>
            </w:pict>
          </mc:Fallback>
        </mc:AlternateContent>
      </w:r>
      <w:r>
        <w:rPr>
          <w:rFonts w:cs="Arial"/>
        </w:rPr>
        <w:t xml:space="preserve"> </w:t>
      </w:r>
      <w:r/>
      <w:r>
        <w:rPr>
          <w:rFonts w:cs="Arial"/>
        </w:rPr>
      </w:r>
      <w:r>
        <w:rPr>
          <w:rFonts w:cs="Arial"/>
        </w:rPr>
      </w:r>
    </w:p>
    <w:p>
      <w:pPr>
        <w:pStyle w:val="592"/>
        <w:numPr>
          <w:ilvl w:val="0"/>
          <w:numId w:val="2"/>
        </w:numPr>
        <w:ind w:left="357" w:hanging="357"/>
        <w:jc w:val="left"/>
        <w:spacing w:after="120" w:before="360"/>
      </w:pPr>
      <w:r>
        <w:rPr>
          <w:rFonts w:cs="Arial"/>
          <w:b/>
          <w:smallCaps/>
          <w:sz w:val="32"/>
          <w:szCs w:val="32"/>
          <w:u w:val="single"/>
        </w:rPr>
        <w:t xml:space="preserve">Description of the work environment</w:t>
      </w:r>
      <w:r/>
    </w:p>
    <w:p>
      <w:pPr>
        <w:spacing w:after="240"/>
      </w:pPr>
      <w:r>
        <w:rPr>
          <w:rFonts w:cs="Arial"/>
          <w:i/>
          <w:sz w:val="20"/>
          <w:szCs w:val="20"/>
        </w:rPr>
        <w:t xml:space="preserve">Please provide the information accounting for the adequacy of the environment (available intellectual and/or material means) to carry</w:t>
      </w:r>
      <w:r>
        <w:rPr>
          <w:rFonts w:cs="Arial"/>
          <w:i/>
          <w:sz w:val="20"/>
          <w:szCs w:val="20"/>
        </w:rPr>
        <w:t xml:space="preserve"> out the research as detailed in the submitted project. Please specify the assets of the research environment related to the project and the main publications of the laboratory/promoter (</w:t>
      </w:r>
      <w:r>
        <w:rPr>
          <w:rFonts w:cs="Arial"/>
          <w:i/>
          <w:sz w:val="20"/>
          <w:szCs w:val="20"/>
          <w:u w:val="single"/>
        </w:rPr>
        <w:t xml:space="preserve">max. 1 page</w:t>
      </w:r>
      <w:r>
        <w:rPr>
          <w:rFonts w:cs="Arial"/>
          <w:i/>
          <w:sz w:val="20"/>
          <w:szCs w:val="20"/>
        </w:rPr>
        <w:t xml:space="preserve">).</w:t>
      </w:r>
      <w:r/>
    </w:p>
    <w:p>
      <w:pPr>
        <w:ind w:left="0" w:right="0" w:firstLine="0"/>
        <w:jc w:val="both"/>
        <w:spacing w:lineRule="atLeast" w:line="57" w:after="0" w:before="240"/>
        <w:rPr>
          <w:rFonts w:ascii="Arial" w:hAnsi="Arial" w:cs="Arial" w:eastAsia="Arial"/>
          <w:sz w:val="24"/>
        </w:rPr>
        <w:pBdr>
          <w:left w:val="none" w:color="000000" w:sz="4" w:space="0"/>
          <w:top w:val="none" w:color="000000" w:sz="4" w:space="0"/>
          <w:right w:val="none" w:color="000000" w:sz="4" w:space="0"/>
          <w:bottom w:val="none" w:color="000000" w:sz="4" w:space="0"/>
        </w:pBdr>
      </w:pPr>
      <w:r>
        <w:rPr>
          <w:rFonts w:cs="Arial"/>
        </w:rPr>
        <w:t xml:space="preserve">My work is integrated in the activities of the image and signal processing group (ISPG) of UCLouvain within the ICTEAM institute. This research group is composed of Prof. Benoît Macq </w:t>
      </w:r>
      <w:r/>
      <w:r>
        <w:rPr>
          <w:rFonts w:ascii="Arial" w:hAnsi="Arial" w:cs="Arial" w:eastAsia="Arial"/>
          <w:color w:val="000000"/>
          <w:sz w:val="24"/>
        </w:rPr>
        <w:t xml:space="preserve">(Fellow IEEE)</w:t>
      </w:r>
      <w:r/>
      <w:r>
        <w:rPr>
          <w:rFonts w:cs="Arial"/>
        </w:rPr>
        <w:t xml:space="preserve">, Prof. Laurent Jacques, Prof. Christophe De Vleeschouwer and about forty researchers. Their work is internationally appreciated through numerous scientific publications, involvements in Walloon and European collaborative projects and the creation of spin-off companies such as Keemotion, Telemis, Intuitim, ACIC, or Alterface. The seniors of the lab are editors or associated editors of major journals (IEEE or Elsevier).</w:t>
      </w:r>
      <w:r/>
    </w:p>
    <w:p>
      <w:pPr>
        <w:rPr>
          <w:rFonts w:cs="Arial"/>
        </w:rPr>
      </w:pPr>
      <w:r>
        <w:rPr>
          <w:rFonts w:cs="Arial"/>
        </w:rPr>
        <w:t xml:space="preserve">Several doctoral or post-doctoral researchers of the group are working on topics related to this project. Their work include deep learning for adaptive protontherapy, segmentation of cells in microscopy and CT images, but also to more fundamental questions related to CNN generalization [Simon] and design [ordinal pooling].</w:t>
      </w:r>
      <w:r/>
    </w:p>
    <w:p>
      <w:pPr>
        <w:rPr>
          <w:rFonts w:cs="Arial"/>
        </w:rPr>
      </w:pPr>
      <w:r>
        <w:rPr>
          <w:rFonts w:cs="Arial"/>
        </w:rPr>
        <w:t xml:space="preserve">Moreover I will be in close contact with the ContrasT team, </w:t>
      </w:r>
      <w:r>
        <w:t xml:space="preserve">under the supervision of Prof. Greet Kerckhofs. The ContrasT team has</w:t>
      </w:r>
      <w:r>
        <w:t xml:space="preserve"> a highly interdisciplinary expertise (biology, chemistry,  engineering, imaging), which will enable </w:t>
      </w:r>
      <w:r>
        <w:rPr>
          <w:rFonts w:cs="Arial"/>
        </w:rPr>
        <w:t xml:space="preserve">interaction and novel ideas in a very diverse setting. In addition, our lab has existing and future collaborations with Saint-Luc. Both partnerships will also enable the acquisition of extensive datasets, needed for self-supervision without annotations.</w:t>
      </w:r>
      <w:r/>
    </w:p>
    <w:p>
      <w:pPr>
        <w:rPr>
          <w:rFonts w:cs="Arial"/>
        </w:rPr>
      </w:pPr>
      <w:r>
        <w:rPr>
          <w:rFonts w:cs="Arial"/>
        </w:rPr>
        <w:t xml:space="preserve">Our lab has access to several multi-gpu servers, including: </w:t>
      </w:r>
      <w:r/>
    </w:p>
    <w:p>
      <w:pPr>
        <w:pStyle w:val="592"/>
        <w:numPr>
          <w:ilvl w:val="0"/>
          <w:numId w:val="13"/>
        </w:numPr>
        <w:rPr>
          <w:rFonts w:cs="Arial"/>
        </w:rPr>
      </w:pPr>
      <w:r>
        <w:rPr>
          <w:rFonts w:cs="Arial"/>
        </w:rPr>
        <w:t xml:space="preserve">4 servers with 4-6 RTX2080ti 11Gb GPUs each</w:t>
      </w:r>
      <w:r/>
    </w:p>
    <w:p>
      <w:pPr>
        <w:pStyle w:val="592"/>
        <w:numPr>
          <w:ilvl w:val="0"/>
          <w:numId w:val="13"/>
        </w:numPr>
        <w:rPr>
          <w:rFonts w:cs="Arial"/>
        </w:rPr>
      </w:pPr>
      <w:r>
        <w:rPr>
          <w:rFonts w:cs="Arial"/>
        </w:rPr>
        <w:t xml:space="preserve">2 servers with 2 V100 32Gb GPUs each</w:t>
      </w:r>
      <w:r>
        <w:rPr>
          <w:rFonts w:cs="Arial"/>
        </w:rPr>
        <w:t xml:space="preserve">.</w:t>
      </w:r>
      <w:r/>
    </w:p>
    <w:p>
      <w:pPr>
        <w:ind w:left="0" w:firstLine="0"/>
        <w:rPr>
          <w:rFonts w:cs="Arial"/>
        </w:rPr>
      </w:pPr>
      <w:r>
        <w:rPr>
          <w:rFonts w:cs="Arial"/>
        </w:rPr>
        <w:t xml:space="preserve">We can expect this number to grow as the need for powerful GPUs grows, both in our team and through collaboration with the CISM (“</w:t>
      </w:r>
      <w:r>
        <w:t xml:space="preserve">Calcul Intensif et Stockage de Masse”</w:t>
      </w:r>
      <w:r>
        <w:rPr>
          <w:rFonts w:cs="Arial"/>
        </w:rPr>
        <w:t xml:space="preserve">).</w:t>
      </w:r>
      <w:r>
        <w:rPr>
          <w:rFonts w:cs="Arial"/>
        </w:rPr>
      </w:r>
      <w:r>
        <w:rPr>
          <w:rFonts w:cs="Arial"/>
        </w:rPr>
      </w:r>
      <w:r/>
    </w:p>
    <w:p>
      <w:pPr>
        <w:pStyle w:val="592"/>
        <w:numPr>
          <w:ilvl w:val="0"/>
          <w:numId w:val="2"/>
        </w:numPr>
        <w:ind w:left="357" w:hanging="357"/>
        <w:jc w:val="left"/>
        <w:spacing w:after="120" w:before="360"/>
      </w:pPr>
      <w:r>
        <w:rPr>
          <w:rFonts w:cs="Arial"/>
          <w:b/>
          <w:smallCaps/>
          <w:sz w:val="32"/>
          <w:szCs w:val="32"/>
          <w:u w:val="single"/>
        </w:rPr>
        <w:t xml:space="preserve">Summary of the master’s thesis or equivalent</w:t>
      </w:r>
      <w:r/>
    </w:p>
    <w:p>
      <w:pPr>
        <w:spacing w:after="240"/>
      </w:pPr>
      <w:r>
        <w:rPr>
          <w:rFonts w:cs="Arial"/>
          <w:i/>
          <w:sz w:val="20"/>
          <w:szCs w:val="20"/>
        </w:rPr>
        <w:t xml:space="preserve">Ple</w:t>
      </w:r>
      <w:r>
        <w:rPr>
          <w:rFonts w:cs="Arial"/>
          <w:i/>
          <w:sz w:val="20"/>
          <w:szCs w:val="20"/>
        </w:rPr>
        <w:t xml:space="preserve">ase provide a summary of your master’s thesis or any equivalent, even if you have not been graduated yet (</w:t>
      </w:r>
      <w:r>
        <w:rPr>
          <w:rFonts w:cs="Arial"/>
          <w:i/>
          <w:sz w:val="20"/>
          <w:szCs w:val="20"/>
          <w:u w:val="single"/>
        </w:rPr>
        <w:t xml:space="preserve">max. 1 page</w:t>
      </w:r>
      <w:r>
        <w:rPr>
          <w:rFonts w:cs="Arial"/>
          <w:i/>
          <w:sz w:val="20"/>
          <w:szCs w:val="20"/>
        </w:rPr>
        <w:t xml:space="preserve">).</w:t>
      </w:r>
      <w:r/>
    </w:p>
    <w:p>
      <w:r>
        <w:t xml:space="preserve">My master’s thesis consisted of optimizing the speed of convolutional neural networks (CNNs) while running on programmable hardware (FPGA). This work stood on the edge between two domains : image processing, using deep learning for image classification and model optimization, and electronics with the optimization of convolutional networks for FPGA devices.</w:t>
      </w:r>
      <w:r/>
    </w:p>
    <w:p>
      <w:r/>
      <w:r>
        <w:t xml:space="preserve">The core of the work concentrated on the one hand on building models for image classiﬁcation which took advantage of the speciﬁcs of FPGA devices, while being built from a generic CNN model, and on the other hand on the acceleration of convolutional layers</w:t>
      </w:r>
      <w:r>
        <w:t xml:space="preserve">. It should enable someone to take a model deﬁnition and retrain the model to be optimal for an FPGA implementation. To show that this is achievable, a standard residual network (ResNet) has been used, quantized and assembled from uniform b</w:t>
      </w:r>
      <w:r>
        <w:t xml:space="preserve">uilding-blocks to allow better area utilization on the FPGA. The goal was to achieve no worse than 3% accuracy loss on the CIFAR-10 classiﬁcation task, compared to a ﬂoating-point model, while introducing highly quantized weights and activations.</w:t>
      </w:r>
      <w:r/>
      <w:r/>
    </w:p>
    <w:p>
      <w:r/>
      <w:r>
        <w:t xml:space="preserve">Initially, the focus was put on training state-of-the-art (SOTA) residual networks with diﬀerent quantization approaches. Models with weight quantizations from 1 bit to 4 bits, and activation quantizations from 1 bit to 32 bits were developed. It was found </w:t>
      </w:r>
      <w:r>
        <w:t xml:space="preserve">by analyzing diﬀerent quantization strategies that, in general, quantization is a viable approach for neural networks, and in particular ternary networks (constrained to values -1, 0, 1) can achieve near state-of-the-art performance on the CIFAR-10 dataset.</w:t>
      </w:r>
      <w:r>
        <w:t xml:space="preserve"> Secondly, the ResNet was modiﬁed to accommodate an easier design on FPGA. The network was restructured to only contain blocks with a convolution, a batch- normalization (BN), and an activation layer. All BN layers were changed to shift-based batch-normalization,</w:t>
      </w:r>
      <w:r>
        <w:t xml:space="preserve"> to use fewer logic elements.</w:t>
      </w:r>
      <w:r/>
      <w:r/>
    </w:p>
    <w:p>
      <w:r>
        <w:t xml:space="preserve">Like this project, my master’s thesis was both novel and timely, with multiple papers coming out during and after the work.</w:t>
      </w:r>
      <w:r/>
    </w:p>
    <w:p>
      <w:pPr>
        <w:rPr>
          <w:rFonts w:cs="Arial"/>
        </w:rPr>
      </w:pPr>
      <w:r>
        <w:rPr>
          <w:rFonts w:cs="Arial"/>
        </w:rPr>
      </w:r>
      <w:r/>
    </w:p>
    <w:p>
      <w:pPr>
        <w:pStyle w:val="592"/>
        <w:numPr>
          <w:ilvl w:val="0"/>
          <w:numId w:val="2"/>
        </w:numPr>
        <w:ind w:left="357" w:hanging="357"/>
        <w:jc w:val="left"/>
        <w:spacing w:after="120" w:before="360"/>
      </w:pPr>
      <w:r>
        <w:rPr>
          <w:rFonts w:cs="Arial"/>
          <w:b/>
          <w:smallCaps/>
          <w:sz w:val="32"/>
          <w:szCs w:val="32"/>
          <w:u w:val="single"/>
        </w:rPr>
        <w:t xml:space="preserve">Additional comments (optional)</w:t>
      </w:r>
      <w:r/>
    </w:p>
    <w:p>
      <w:pPr>
        <w:spacing w:after="240"/>
        <w:rPr>
          <w:u w:val="single"/>
        </w:rPr>
      </w:pPr>
      <w:r>
        <w:t xml:space="preserve">7.1 </w:t>
      </w:r>
      <w:r>
        <w:rPr>
          <w:u w:val="single"/>
        </w:rPr>
        <w:t xml:space="preserve">Ethical concerns</w:t>
      </w:r>
      <w:r/>
    </w:p>
    <w:p>
      <w:pPr>
        <w:spacing w:after="240"/>
        <w:rPr>
          <w:u w:val="none"/>
        </w:rPr>
      </w:pPr>
      <w:r>
        <w:rPr>
          <w:u w:val="none"/>
        </w:rPr>
        <w:t xml:space="preserve">While this project uses biomedical images, with CT scans either on humans or mice, this project does not require to change standard treatment protocols, and will only use data from already planned imaging processes. Medical data will be anonymized.</w:t>
      </w:r>
      <w:r>
        <w:rPr>
          <w:u w:val="none"/>
        </w:rPr>
      </w:r>
    </w:p>
    <w:p>
      <w:pPr>
        <w:rPr>
          <w:rFonts w:cs="Arial"/>
        </w:rPr>
      </w:pPr>
      <w:r>
        <w:rPr>
          <w:rFonts w:cs="Arial"/>
        </w:rPr>
        <w:t xml:space="preserve">7.2 </w:t>
      </w:r>
      <w:r>
        <w:rPr>
          <w:rFonts w:cs="Arial"/>
          <w:u w:val="single"/>
        </w:rPr>
        <w:t xml:space="preserve">Past year as a research assistant</w:t>
      </w:r>
      <w:r/>
    </w:p>
    <w:p>
      <w:r>
        <w:rPr>
          <w:rFonts w:cs="Arial"/>
        </w:rPr>
      </w:r>
      <w:r>
        <w:rPr>
          <w:rFonts w:cs="Arial"/>
        </w:rPr>
      </w:r>
    </w:p>
    <w:p>
      <w:r>
        <w:t xml:space="preserve">During the past year I had the pleasure to work as research assistant in a project financed by Innoviris. The project, in partnership with a Brussels start-up </w:t>
      </w:r>
      <w:r>
        <w:t xml:space="preserve"> working in the field of elderly care </w:t>
      </w:r>
      <w:r>
        <w:t xml:space="preserve">called “Kaspard”, consisted of developing Deep Learning tools for the automatic configuration of their fall detection device. This work has enabled me to familiarize myself more deeply with the domain of convolutional networks, and in particular segmentation models, which will be a cornerstone of my future research project. While at first glance the Kaspard project shows little similarity with biomedical imaging, there are some important similarities : </w:t>
      </w:r>
      <w:r/>
    </w:p>
    <w:p>
      <w:pPr>
        <w:pStyle w:val="592"/>
        <w:numPr>
          <w:ilvl w:val="0"/>
          <w:numId w:val="15"/>
        </w:numPr>
      </w:pPr>
      <w:r>
        <w:t xml:space="preserve">an initial lack of annotated data, which led to a first foray in self-supervised methods.</w:t>
      </w:r>
      <w:r/>
    </w:p>
    <w:p>
      <w:pPr>
        <w:pStyle w:val="592"/>
        <w:numPr>
          <w:ilvl w:val="0"/>
          <w:numId w:val="15"/>
        </w:numPr>
      </w:pPr>
      <w:r>
        <w:t xml:space="preserve">non-natural image data, due to the use of time-of-flight (ToF) sensors, which made the use of pre-trained networks infeasible, as they did not generalize to the available data</w:t>
      </w:r>
      <w:r/>
    </w:p>
    <w:p>
      <w:pPr>
        <w:pStyle w:val="592"/>
        <w:numPr>
          <w:ilvl w:val="0"/>
          <w:numId w:val="15"/>
        </w:numPr>
      </w:pPr>
      <w:r>
        <w:t xml:space="preserve">Access to 2.5D/3D data. While CT scans are fully 3D, ToF data adds depth to “classical” intensity images. The use and transformation of this depth data was an integral part in producing a successful solution for the project.</w:t>
      </w:r>
      <w:r/>
    </w:p>
    <w:p>
      <w:r>
        <w:t xml:space="preserve">In addition to this, some of the work performed for this project will be useful as a foundation for the investigation of my research questions (e.g. CNN segmentation implementation, design of annotation tools).</w:t>
      </w:r>
      <w:r/>
    </w:p>
    <w:p>
      <w:pPr>
        <w:pStyle w:val="592"/>
        <w:numPr>
          <w:ilvl w:val="0"/>
          <w:numId w:val="2"/>
        </w:numPr>
        <w:ind w:left="357" w:hanging="357"/>
        <w:jc w:val="left"/>
        <w:spacing w:after="120" w:before="360"/>
      </w:pPr>
      <w:r>
        <w:rPr>
          <w:rFonts w:cs="Arial"/>
          <w:b/>
          <w:smallCaps/>
          <w:sz w:val="32"/>
          <w:szCs w:val="32"/>
          <w:u w:val="single"/>
        </w:rPr>
        <w:t xml:space="preserve">Ph.D. work calendar per month</w:t>
      </w:r>
      <w:r/>
      <w:r>
        <w:rPr>
          <w:rFonts w:cs="Arial"/>
          <w:b/>
          <w:smallCaps/>
          <w:sz w:val="32"/>
          <w:szCs w:val="32"/>
          <w:u w:val="single"/>
        </w:rPr>
      </w:r>
      <w:r>
        <w:rPr>
          <w:rFonts w:cs="Arial"/>
          <w:b/>
          <w:smallCaps/>
          <w:sz w:val="32"/>
          <w:szCs w:val="32"/>
          <w:u w:val="single"/>
        </w:rPr>
      </w:r>
    </w:p>
    <w:p>
      <w:pPr>
        <w:rPr>
          <w:rFonts w:cs="Arial"/>
        </w:rPr>
      </w:pPr>
      <w:r>
        <w:rPr>
          <w:rFonts w:cs="Arial"/>
        </w:rPr>
      </w:r>
      <w:r/>
    </w:p>
    <w:p>
      <w:pPr>
        <w:rPr>
          <w:rFonts w:cs="Arial"/>
        </w:rPr>
      </w:pPr>
      <w:r>
        <w:rPr>
          <w:rFonts w:cs="Arial"/>
        </w:rPr>
      </w:r>
      <w:r>
        <w:rPr>
          <w:rFonts w:cs="Arial"/>
        </w:rPr>
        <mc:AlternateContent>
          <mc:Choice Requires="wpg">
            <w:drawing>
              <wp:inline xmlns:wp="http://schemas.openxmlformats.org/drawingml/2006/wordprocessingDrawing" distT="0" distB="0" distL="0" distR="0">
                <wp:extent cx="6479540" cy="1121748"/>
                <wp:effectExtent l="0" t="0" r="0" b="0"/>
                <wp:docPr id="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icPr>
                      <pic:blipFill>
                        <a:blip r:embed="rId14"/>
                        <a:stretch/>
                      </pic:blipFill>
                      <pic:spPr bwMode="auto">
                        <a:xfrm>
                          <a:off x="0" y="0"/>
                          <a:ext cx="6479539" cy="11217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510.2pt;height:88.3pt;" stroked="false">
                <v:path textboxrect="0,0,0,0"/>
                <v:imagedata r:id="rId14" o:title=""/>
              </v:shape>
            </w:pict>
          </mc:Fallback>
        </mc:AlternateContent>
      </w:r>
      <w:r>
        <w:rPr>
          <w:rFonts w:cs="Arial"/>
        </w:rPr>
      </w:r>
      <w:r/>
    </w:p>
    <w:p>
      <w:pPr>
        <w:jc w:val="center"/>
      </w:pPr>
      <w:r>
        <w:t xml:space="preserve">Table 1: Gantt diagram, Publication are expected at the end of each sub-task. Darkness of color represents advances compared to state-of-the-art.</w:t>
      </w:r>
      <w:r/>
    </w:p>
    <w:p>
      <w:r/>
      <w:r/>
    </w:p>
    <w:p>
      <w:r>
        <w:t xml:space="preserve">Table 1 shows a tentative work calendar for this research project. Section 1.4 provides a thorough explanation of every task and their interactions. </w:t>
      </w:r>
      <w:r>
        <w:t xml:space="preserve">The first year of this project will </w:t>
      </w:r>
      <w:r>
        <w:t xml:space="preserve">be heavily focused on data collection and the creation of a baseline solution. Data collection consists of image annotation, analysis, and collaboration on the definition of segmentation needs and success metrics. In addition to this, we will develop several strategies for contrastive losses and their implementations. Once this endeavor is underway, we will attempt to </w:t>
      </w:r>
      <w:r>
        <w:t xml:space="preserve">use CNN regularization in order to utilize shape priors inherent in biomedical data. The gain will be measured both from scratch and in addition to the use of contrastive losses. This will bring us naturally to the use of the specificities of the segmentation of vascular and nervous systems.</w:t>
      </w:r>
      <w:r/>
      <w:r/>
      <w:r/>
    </w:p>
    <w:p>
      <w:r/>
      <w:r/>
    </w:p>
    <w:p>
      <w:r>
        <w:t xml:space="preserve">Publications are expected for the different tasks apart from data collection. We will focus on high profile conferences (ICCV, CVPR, ECCV, MICCAI, ICIP, and BMVC), which have the clout of journal publications in terms of peer review. We expect to extend task 3 and task 5 to journal submissions for more long-form papers.</w:t>
      </w:r>
      <w:r/>
    </w:p>
    <w:p>
      <w:r/>
      <w:r/>
    </w:p>
    <w:p>
      <w:r>
        <w:t xml:space="preserve">Table 2 shows the different risks associated with the project, and their possible mitigation.</w:t>
      </w:r>
      <w:r/>
    </w:p>
    <w:p>
      <w:r/>
      <w:r/>
    </w:p>
    <w:tbl>
      <w:tblPr>
        <w:tblStyle w:val="600"/>
        <w:tblW w:w="0" w:type="auto"/>
        <w:tblLayout w:type="fixed"/>
        <w:tblLook w:val="04A0" w:firstRow="1" w:lastRow="0" w:firstColumn="1" w:lastColumn="0" w:noHBand="0" w:noVBand="1"/>
      </w:tblPr>
      <w:tblGrid>
        <w:gridCol w:w="6944"/>
        <w:gridCol w:w="1417"/>
        <w:gridCol w:w="1842"/>
      </w:tblGrid>
      <w:tr>
        <w:trPr/>
        <w:tc>
          <w:tcPr>
            <w:shd w:val="clear" w:color="auto" w:fill="E7E6E6" w:themeFill="background2"/>
            <w:tcW w:w="6944" w:type="dxa"/>
            <w:textDirection w:val="lrTb"/>
            <w:noWrap w:val="false"/>
          </w:tcPr>
          <w:p>
            <w:pPr>
              <w:shd w:val="nil" w:color="auto" w:fill="FFFFFF" w:themeFill="background1"/>
            </w:pPr>
            <w:r>
              <w:t xml:space="preserve">Risk assessment &amp; mitigation</w:t>
            </w:r>
            <w:r/>
          </w:p>
        </w:tc>
        <w:tc>
          <w:tcPr>
            <w:shd w:val="clear" w:color="auto" w:fill="E7E6E6" w:themeFill="background2"/>
            <w:tcW w:w="1417" w:type="dxa"/>
            <w:textDirection w:val="lrTb"/>
            <w:noWrap w:val="false"/>
          </w:tcPr>
          <w:p>
            <w:pPr>
              <w:shd w:val="nil" w:color="auto" w:fill="FFFFFF" w:themeFill="background1"/>
            </w:pPr>
            <w:r>
              <w:t xml:space="preserve">Probability</w:t>
            </w:r>
            <w:r/>
          </w:p>
        </w:tc>
        <w:tc>
          <w:tcPr>
            <w:shd w:val="clear" w:color="auto" w:fill="E7E6E6" w:themeFill="background2"/>
            <w:tcW w:w="1842" w:type="dxa"/>
            <w:textDirection w:val="lrTb"/>
            <w:noWrap w:val="false"/>
          </w:tcPr>
          <w:p>
            <w:pPr>
              <w:shd w:val="nil" w:color="auto" w:fill="FFFFFF" w:themeFill="background1"/>
            </w:pPr>
            <w:r>
              <w:t xml:space="preserve">Impact in case of failure</w:t>
            </w:r>
            <w:r/>
          </w:p>
        </w:tc>
      </w:tr>
      <w:tr>
        <w:trPr>
          <w:trHeight w:val="247"/>
        </w:trPr>
        <w:tc>
          <w:tcPr>
            <w:tcW w:w="6944" w:type="dxa"/>
            <w:textDirection w:val="lrTb"/>
            <w:noWrap w:val="false"/>
          </w:tcPr>
          <w:p>
            <w:r>
              <w:rPr>
                <w:b/>
              </w:rPr>
              <w:t xml:space="preserve">Risk</w:t>
            </w:r>
            <w:r>
              <w:rPr>
                <w:b/>
              </w:rPr>
              <w:t xml:space="preserve">:</w:t>
            </w:r>
            <w:r>
              <w:t xml:space="preserve"> The CNN training does not converge or generalizes poorly</w:t>
            </w:r>
            <w:r/>
          </w:p>
          <w:p>
            <w:r>
              <w:rPr>
                <w:b/>
              </w:rPr>
              <w:t xml:space="preserve">Mitigati</w:t>
            </w:r>
            <w:r>
              <w:rPr>
                <w:b/>
              </w:rPr>
              <w:t xml:space="preserve">on</w:t>
            </w:r>
            <w:r>
              <w:rPr>
                <w:b/>
              </w:rPr>
              <w:t xml:space="preserve">:</w:t>
            </w:r>
            <w:r>
              <w:t xml:space="preserve"> Previous research on baseline 3D U-Net with very limited amount of data has provided (perfectible but) encouraging results. Additionally, a significant part of the work plan aims at shaping the outputs and/or internal representations, so as to mitigate the black-box nature of deep learning.</w:t>
            </w:r>
            <w:r/>
          </w:p>
        </w:tc>
        <w:tc>
          <w:tcPr>
            <w:tcW w:w="1417" w:type="dxa"/>
            <w:textDirection w:val="lrTb"/>
            <w:noWrap w:val="false"/>
          </w:tcPr>
          <w:p>
            <w:r>
              <w:t xml:space="preserve">Low</w:t>
            </w:r>
            <w:r/>
          </w:p>
        </w:tc>
        <w:tc>
          <w:tcPr>
            <w:tcW w:w="1842" w:type="dxa"/>
            <w:textDirection w:val="lrTb"/>
            <w:noWrap w:val="false"/>
          </w:tcPr>
          <w:p>
            <w:r>
              <w:t xml:space="preserve">High</w:t>
            </w:r>
            <w:r/>
          </w:p>
        </w:tc>
      </w:tr>
      <w:tr>
        <w:trPr/>
        <w:tc>
          <w:tcPr>
            <w:tcW w:w="6944" w:type="dxa"/>
            <w:textDirection w:val="lrTb"/>
            <w:noWrap w:val="false"/>
          </w:tcPr>
          <w:p>
            <w:r>
              <w:rPr>
                <w:b/>
              </w:rPr>
              <w:t xml:space="preserve">Risk:</w:t>
            </w:r>
            <w:r>
              <w:t xml:space="preserve"> Lack of annotated data</w:t>
            </w:r>
            <w:r/>
          </w:p>
          <w:p>
            <w:r>
              <w:rPr>
                <w:b/>
              </w:rPr>
              <w:t xml:space="preserve">Mitigation:</w:t>
            </w:r>
            <w:r>
              <w:t xml:space="preserve"> Use of multiple datasets, including existing 3D CT medical scans available at UCLouvain.</w:t>
            </w:r>
            <w:r/>
          </w:p>
        </w:tc>
        <w:tc>
          <w:tcPr>
            <w:tcW w:w="1417" w:type="dxa"/>
            <w:textDirection w:val="lrTb"/>
            <w:noWrap w:val="false"/>
          </w:tcPr>
          <w:p>
            <w:r>
              <w:t xml:space="preserve">Low</w:t>
            </w:r>
            <w:r/>
          </w:p>
        </w:tc>
        <w:tc>
          <w:tcPr>
            <w:tcW w:w="1842" w:type="dxa"/>
            <w:textDirection w:val="lrTb"/>
            <w:noWrap w:val="false"/>
          </w:tcPr>
          <w:p>
            <w:r>
              <w:t xml:space="preserve">High</w:t>
            </w:r>
            <w:r/>
          </w:p>
        </w:tc>
      </w:tr>
      <w:tr>
        <w:trPr/>
        <w:tc>
          <w:tcPr>
            <w:tcW w:w="6944" w:type="dxa"/>
            <w:textDirection w:val="lrTb"/>
            <w:noWrap w:val="false"/>
          </w:tcPr>
          <w:p>
            <w:r>
              <w:rPr>
                <w:b/>
              </w:rPr>
              <w:t xml:space="preserve">Risk:</w:t>
            </w:r>
            <w:r>
              <w:t xml:space="preserve"> The methods fail in providing sufficiently accurate outputs</w:t>
            </w:r>
            <w:r/>
          </w:p>
          <w:p>
            <w:r>
              <w:rPr>
                <w:b/>
              </w:rPr>
              <w:t xml:space="preserve">Mitigation:</w:t>
            </w:r>
            <w:r>
              <w:t xml:space="preserve"> 3 different and interacting research tasks are considered, which reduces the impact of one method failing to provide decent results. Different datasets will also help finding contexts where each method can return meaningful results.</w:t>
            </w:r>
            <w:r/>
          </w:p>
        </w:tc>
        <w:tc>
          <w:tcPr>
            <w:tcW w:w="1417" w:type="dxa"/>
            <w:textDirection w:val="lrTb"/>
            <w:noWrap w:val="false"/>
          </w:tcPr>
          <w:p>
            <w:r>
              <w:t xml:space="preserve">Medium</w:t>
            </w:r>
            <w:r/>
          </w:p>
        </w:tc>
        <w:tc>
          <w:tcPr>
            <w:tcW w:w="1842" w:type="dxa"/>
            <w:textDirection w:val="lrTb"/>
            <w:noWrap w:val="false"/>
          </w:tcPr>
          <w:p>
            <w:r>
              <w:t xml:space="preserve">Medium</w:t>
            </w:r>
            <w:r/>
          </w:p>
        </w:tc>
      </w:tr>
    </w:tbl>
    <w:p>
      <w:pPr>
        <w:jc w:val="center"/>
      </w:pPr>
      <w:r>
        <w:t xml:space="preserve">Table 2 : Risk assessment and mitigation.</w:t>
      </w:r>
      <w:r/>
    </w:p>
    <w:sectPr>
      <w:headerReference w:type="default" r:id="rId8"/>
      <w:footerReference w:type="default" r:id="rId9"/>
      <w:footnotePr/>
      <w:type w:val="nextPage"/>
      <w:pgSz w:w="11906" w:h="16838" w:orient="portrait"/>
      <w:pgMar w:top="851" w:right="851" w:bottom="851" w:left="851" w:header="0" w:footer="0"/>
      <w:cols w:num="1" w:sep="0" w:space="1701" w:equalWidth="1"/>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Christophe De Vleeschouwer" w:date="2020-08-20T18:03:00Z" w:initials="CDV">
    <w:p w14:paraId="00000001" w14:textId="00000001">
      <w:pPr>
        <w:spacing w:line="240" w:after="0" w:lineRule="auto" w:before="0"/>
        <w:ind w:firstLine="0" w:left="0" w:right="0"/>
        <w:jc w:val="left"/>
      </w:pPr>
      <w:r>
        <w:rPr>
          <w:rFonts w:eastAsia="Arial" w:ascii="Arial" w:hAnsi="Arial" w:cs="Arial"/>
          <w:sz w:val="22"/>
        </w:rPr>
        <w:t xml:space="preserve">Tu es certan que ce terme est utilisé pour designer les travaux en self-supervision ? dictionary learning a été utilié ds bcp de contextes -&gt; peut etre mal compris. Je préfererais ‘using contrastive losses’</w:t>
      </w:r>
    </w:p>
  </w:comment>
  <w:comment w:id="4" w:author="Christophe De Vleeschouwer" w:date="2020-08-06T21:20:00Z" w:initials="CDV">
    <w:p w14:paraId="00000002" w14:textId="00000002">
      <w:pPr>
        <w:spacing w:line="240" w:after="0" w:lineRule="auto" w:before="0"/>
        <w:ind w:firstLine="0" w:left="0" w:right="0"/>
        <w:jc w:val="left"/>
      </w:pPr>
      <w:r>
        <w:rPr>
          <w:rFonts w:eastAsia="Arial" w:ascii="Arial" w:hAnsi="Arial" w:cs="Arial"/>
          <w:sz w:val="22"/>
        </w:rPr>
        <w:t xml:space="preserve"/>
      </w:r>
    </w:p>
  </w:comment>
  <w:comment w:id="5" w:author="Christophe De Vleeschouwer" w:date="2020-08-06T21:20:00Z" w:initials="CDV">
    <w:p w14:paraId="00000003" w14:textId="00000003">
      <w:pPr>
        <w:spacing w:line="240" w:after="0" w:lineRule="auto" w:before="0"/>
        <w:ind w:firstLine="0" w:left="0" w:right="0"/>
        <w:jc w:val="left"/>
      </w:pPr>
      <w:r>
        <w:rPr>
          <w:rFonts w:eastAsia="Arial" w:ascii="Arial" w:hAnsi="Arial" w:cs="Arial"/>
          <w:sz w:val="22"/>
        </w:rPr>
        <w:t xml:space="preserve">Thi should be moved to the work plan section, in a task related to data collection.</w:t>
      </w:r>
    </w:p>
  </w:comment>
  <w:comment w:id="3" w:author="Christophe De Vleeschouwer" w:date="2020-08-20T09:09:00Z" oodata="teamlab_data:0;20;2020-08-20T07:09:00Z;" w:initials="CDV">
    <w:p w14:paraId="00000004" w14:textId="00000004">
      <w:pPr>
        <w:spacing w:line="240" w:after="0" w:lineRule="auto" w:before="0"/>
        <w:ind w:firstLine="0" w:left="0" w:right="0"/>
        <w:jc w:val="left"/>
      </w:pPr>
      <w:r>
        <w:rPr>
          <w:rFonts w:eastAsia="Arial" w:ascii="Arial" w:hAnsi="Arial" w:cs="Arial"/>
          <w:sz w:val="22"/>
        </w:rPr>
        <w:t xml:space="preserve">Cette première question n’adresse pas specifiquement la question des structures vasculaires (qui est l’objet de la seconde question). Elles concernent par exemple aussi ls cartilages dans les imags micro-CT de Greet. </w:t>
      </w:r>
    </w:p>
    <w:p w14:paraId="00000005" w14:textId="00000005">
      <w:pPr>
        <w:spacing w:line="240" w:after="0" w:lineRule="auto" w:before="0"/>
        <w:ind w:firstLine="0" w:left="0" w:right="0"/>
        <w:jc w:val="left"/>
      </w:pPr>
      <w:r>
        <w:rPr>
          <w:rFonts w:eastAsia="Arial" w:ascii="Arial" w:hAnsi="Arial" w:cs="Arial"/>
          <w:sz w:val="22"/>
        </w:rPr>
        <w:t xml:space="preserve"/>
      </w:r>
    </w:p>
    <w:p w14:paraId="00000006" w14:textId="00000006">
      <w:pPr>
        <w:spacing w:line="240" w:after="0" w:lineRule="auto" w:before="0"/>
        <w:ind w:firstLine="0" w:left="0" w:right="0"/>
        <w:jc w:val="left"/>
      </w:pPr>
      <w:r>
        <w:rPr>
          <w:rFonts w:eastAsia="Arial" w:ascii="Arial" w:hAnsi="Arial" w:cs="Arial"/>
          <w:sz w:val="22"/>
        </w:rPr>
        <w:t xml:space="preserve">Peut etre à refleter dans le workplan (que je n’ai pas encore lu -&gt; le peut-ere est un rai peut-etre)?</w:t>
      </w:r>
    </w:p>
  </w:comment>
  <w:comment w:id="2" w:author="Christophe De Vleeschouwer" w:date="2020-08-20T08:49:00Z" oodata="teamlab_data:0;20;2020-08-20T06:49:00Z;" w:initials="CDV">
    <w:p w14:paraId="00000007" w14:textId="00000007">
      <w:pPr>
        <w:spacing w:line="240" w:after="0" w:lineRule="auto" w:before="0"/>
        <w:ind w:firstLine="0" w:left="0" w:right="0"/>
        <w:jc w:val="left"/>
      </w:pPr>
      <w:r>
        <w:rPr>
          <w:rFonts w:eastAsia="Arial" w:ascii="Arial" w:hAnsi="Arial" w:cs="Arial"/>
          <w:sz w:val="22"/>
        </w:rPr>
        <w:t xml:space="preserve">Pourquoi l’extension de ces methodes (17 et 18) n’est pas triviale et aplicable aux images CT ?</w:t>
      </w:r>
    </w:p>
    <w:p w14:paraId="00000008" w14:textId="00000008">
      <w:pPr>
        <w:spacing w:line="240" w:after="0" w:lineRule="auto" w:before="0"/>
        <w:ind w:firstLine="0" w:left="0" w:right="0"/>
        <w:jc w:val="left"/>
      </w:pPr>
      <w:r>
        <w:rPr>
          <w:rFonts w:eastAsia="Arial" w:ascii="Arial" w:hAnsi="Arial" w:cs="Arial"/>
          <w:sz w:val="22"/>
        </w:rPr>
        <w:t xml:space="preserve"/>
      </w:r>
    </w:p>
    <w:p w14:paraId="00000009" w14:textId="00000009">
      <w:pPr>
        <w:spacing w:line="240" w:after="0" w:lineRule="auto" w:before="0"/>
        <w:ind w:firstLine="0" w:left="0" w:right="0"/>
        <w:jc w:val="left"/>
      </w:pPr>
      <w:r>
        <w:rPr>
          <w:rFonts w:eastAsia="Arial" w:ascii="Arial" w:hAnsi="Arial" w:cs="Arial"/>
          <w:sz w:val="22"/>
        </w:rPr>
        <w:t xml:space="preserve">Ajouter une phrase pour terminer le §, du genre : </w:t>
      </w:r>
    </w:p>
    <w:p w14:paraId="0000000A" w14:textId="0000000A">
      <w:pPr>
        <w:spacing w:line="240" w:after="0" w:lineRule="auto" w:before="0"/>
        <w:ind w:firstLine="0" w:left="0" w:right="0"/>
        <w:jc w:val="left"/>
      </w:pPr>
      <w:r>
        <w:rPr>
          <w:rFonts w:eastAsia="Arial" w:ascii="Arial" w:hAnsi="Arial" w:cs="Arial"/>
          <w:sz w:val="22"/>
        </w:rPr>
        <w:t xml:space="preserve">Our work plans to formulate self-supervised tasks leveraging the branch like structure of the data, while adopting the recently acclaimed clustering-based paradigm. </w:t>
      </w:r>
    </w:p>
    <w:p w14:paraId="0000000B" w14:textId="0000000B">
      <w:pPr>
        <w:spacing w:line="240" w:after="0" w:lineRule="auto" w:before="0"/>
        <w:ind w:firstLine="0" w:left="0" w:right="0"/>
        <w:jc w:val="left"/>
      </w:pPr>
      <w:r>
        <w:rPr>
          <w:rFonts w:eastAsia="Arial" w:ascii="Arial" w:hAnsi="Arial" w:cs="Arial"/>
          <w:sz w:val="22"/>
        </w:rPr>
        <w:t xml:space="preserve">(pas de meilleur idée pour ‘acclaimed’ mais ce que je veux dire c’est ‘plébiscité’. Pas d’acces réseau pour aller voir traduction…)</w:t>
      </w:r>
    </w:p>
    <w:p w14:paraId="0000000C" w14:textId="0000000C">
      <w:pPr>
        <w:spacing w:line="240" w:after="0" w:lineRule="auto" w:before="0"/>
        <w:ind w:firstLine="0" w:left="0" w:right="0"/>
        <w:jc w:val="left"/>
      </w:pPr>
      <w:r>
        <w:rPr>
          <w:rFonts w:eastAsia="Arial" w:ascii="Arial" w:hAnsi="Arial" w:cs="Arial"/>
          <w:sz w:val="22"/>
        </w:rPr>
        <w:t xml:space="preserve"/>
      </w:r>
    </w:p>
  </w:comment>
  <w:comment w:id="1" w:author="Christophe De Vleeschouwer" w:date="2020-08-20T09:20:00Z" oodata="teamlab_data:0;20;2020-08-20T07:20:00Z;" w:initials="CDV">
    <w:p w14:paraId="0000000D" w14:textId="0000000D">
      <w:pPr>
        <w:spacing w:line="240" w:after="0" w:lineRule="auto" w:before="0"/>
        <w:ind w:firstLine="0" w:left="0" w:right="0"/>
        <w:jc w:val="left"/>
      </w:pPr>
      <w:r>
        <w:rPr>
          <w:rFonts w:eastAsia="Arial" w:ascii="Arial" w:hAnsi="Arial" w:cs="Arial"/>
          <w:sz w:val="22"/>
        </w:rPr>
        <w:t xml:space="preserve">Vu l’importante de ce type de supervision dans ton projet, il serait utile d’ajouter une phrase présentant son principe de manière très courte. Regarde dans les abstract/intro de la littérature recente si tu ne trouves pas une formulation à la fois compacte et élégante/compréhensible avec un background limité (ca veut dire que la formulation doit faire ressortir lintuition qui est derière ces methodes). Si tu ne trouves pas, tant pis…</w:t>
      </w:r>
    </w:p>
    <w:p w14:paraId="0000000E" w14:textId="0000000E">
      <w:pPr>
        <w:spacing w:line="240" w:after="0" w:lineRule="auto" w:before="0"/>
        <w:ind w:firstLine="0" w:left="0" w:right="0"/>
        <w:jc w:val="left"/>
      </w:pPr>
      <w:r>
        <w:rPr>
          <w:rFonts w:eastAsia="Arial" w:ascii="Arial" w:hAnsi="Arial" w:cs="Arial"/>
          <w:sz w:val="22"/>
        </w:rPr>
        <w:t xml:space="preserve">Tu pourrais alors peut etre ajouter ceci avant ‘However’ :</w:t>
      </w:r>
    </w:p>
    <w:p w14:paraId="0000000F" w14:textId="0000000F">
      <w:pPr>
        <w:spacing w:line="240" w:after="0" w:lineRule="auto" w:before="0"/>
        <w:ind w:firstLine="0" w:left="0" w:right="0"/>
        <w:jc w:val="left"/>
      </w:pPr>
      <w:r>
        <w:rPr>
          <w:rFonts w:eastAsia="Arial" w:ascii="Arial" w:hAnsi="Arial" w:cs="Arial"/>
          <w:sz w:val="22"/>
        </w:rPr>
        <w:t xml:space="preserve">Those methods define the clusters independently of the task labels and based on input data augmentation.</w:t>
      </w:r>
    </w:p>
  </w:comment>
  <w:comment w:id="0" w:author="Christophe De Vleeschouwer" w:date="2020-08-07T20:31:00Z" w:initials="CDV">
    <w:p w14:paraId="00000010" w14:textId="00000010">
      <w:pPr>
        <w:spacing w:line="240" w:after="0" w:lineRule="auto" w:before="0"/>
        <w:ind w:firstLine="0" w:left="0" w:right="0"/>
        <w:jc w:val="left"/>
      </w:pPr>
      <w:r>
        <w:rPr>
          <w:rFonts w:eastAsia="Arial" w:ascii="Arial" w:hAnsi="Arial" w:cs="Arial"/>
          <w:sz w:val="22"/>
        </w:rPr>
        <w:t xml:space="preserve">Je trouve que 1.1 et 1.2 sont très redondants.</w:t>
      </w:r>
    </w:p>
    <w:p w14:paraId="00000011" w14:textId="00000011">
      <w:pPr>
        <w:spacing w:line="240" w:after="0" w:lineRule="auto" w:before="0"/>
        <w:ind w:firstLine="0" w:left="0" w:right="0"/>
        <w:jc w:val="left"/>
      </w:pPr>
      <w:r>
        <w:rPr>
          <w:rFonts w:eastAsia="Arial" w:ascii="Arial" w:hAnsi="Arial" w:cs="Arial"/>
          <w:sz w:val="22"/>
        </w:rPr>
        <w:t xml:space="preserve">Quid de concentrer la section 1.1 sur l’importance du probleme biomedical à résoudre (+ dire brievement qu’il s’incrit dans le cadre d’une collaboration de notre équipe avec Greet mais aussi des medecins de St Luc pour embolie pulmonaire), et sur les limitations des CNNs dans ce contexte (pas de données annotées, et incapacité des CNNs à utiliser les priors) </w:t>
      </w:r>
    </w:p>
    <w:p w14:paraId="00000012" w14:textId="00000012">
      <w:pPr>
        <w:spacing w:line="240" w:after="0" w:lineRule="auto" w:before="0"/>
        <w:ind w:firstLine="0" w:left="0" w:right="0"/>
        <w:jc w:val="left"/>
      </w:pPr>
      <w:r>
        <w:rPr>
          <w:rFonts w:eastAsia="Arial" w:ascii="Arial" w:hAnsi="Arial" w:cs="Arial"/>
          <w:sz w:val="22"/>
        </w:rPr>
        <w:t xml:space="preserve"/>
      </w:r>
    </w:p>
    <w:p w14:paraId="00000013" w14:textId="00000013">
      <w:pPr>
        <w:spacing w:line="240" w:after="0" w:lineRule="auto" w:before="0"/>
        <w:ind w:firstLine="0" w:left="0" w:right="0"/>
        <w:jc w:val="left"/>
      </w:pPr>
      <w:r>
        <w:rPr>
          <w:rFonts w:eastAsia="Arial" w:ascii="Arial" w:hAnsi="Arial" w:cs="Arial"/>
          <w:sz w:val="22"/>
        </w:rPr>
        <w:t xml:space="preserve">Mais d ce cas, dans le SoA, il serait utile de faire apparaitre (1) les travaux spécifiques à la self-supervision avec un focus sur les methodes basées clustering, et (2) les methodes dédiées aux structures vasculaires (je dois t’avoir envoyé au moins deux papiers, et tu en avais peut etre trouvé un 3eme). </w:t>
      </w:r>
    </w:p>
    <w:p w14:paraId="00000014" w14:textId="00000014">
      <w:pPr>
        <w:spacing w:line="240" w:after="0" w:lineRule="auto" w:before="0"/>
        <w:ind w:firstLine="0" w:left="0" w:right="0"/>
        <w:jc w:val="left"/>
      </w:pPr>
      <w:r>
        <w:rPr>
          <w:rFonts w:eastAsia="Arial" w:ascii="Arial" w:hAnsi="Arial" w:cs="Arial"/>
          <w:sz w:val="22"/>
        </w:rPr>
        <w:t xml:space="preserve"/>
      </w:r>
    </w:p>
    <w:p w14:paraId="00000015" w14:textId="00000015">
      <w:pPr>
        <w:spacing w:line="240" w:after="0" w:lineRule="auto" w:before="0"/>
        <w:ind w:firstLine="0" w:left="0" w:right="0"/>
        <w:jc w:val="left"/>
      </w:pPr>
      <w:r>
        <w:rPr>
          <w:rFonts w:eastAsia="Arial" w:ascii="Arial" w:hAnsi="Arial" w:cs="Arial"/>
          <w:sz w:val="22"/>
        </w:rPr>
        <w:t xml:space="preserve">Tu aurais typiquement deux tiers de page pour l’objectif, et deux autres tiers pour le SoA.</w:t>
      </w:r>
    </w:p>
    <w:p w14:paraId="00000016" w14:textId="00000016">
      <w:pPr>
        <w:spacing w:line="240" w:after="0" w:lineRule="auto" w:before="0"/>
        <w:ind w:firstLine="0" w:left="0" w:right="0"/>
        <w:jc w:val="left"/>
      </w:pPr>
      <w:r>
        <w:rPr>
          <w:rFonts w:eastAsia="Arial" w:ascii="Arial" w:hAnsi="Arial" w:cs="Arial"/>
          <w:sz w:val="22"/>
        </w:rPr>
        <w:t xml:space="preserve"/>
      </w:r>
    </w:p>
    <w:p w14:paraId="00000017" w14:textId="00000017">
      <w:pPr>
        <w:spacing w:line="240" w:after="0" w:lineRule="auto" w:before="0"/>
        <w:ind w:firstLine="0" w:left="0" w:right="0"/>
        <w:jc w:val="left"/>
      </w:pPr>
      <w:r>
        <w:rPr>
          <w:rFonts w:eastAsia="Arial" w:ascii="Arial" w:hAnsi="Arial" w:cs="Arial"/>
          <w:sz w:val="22"/>
        </w:rPr>
        <w:t xml:space="preserve">Ca te permettrait d’amener tes questions de recherche, à savoir :</w:t>
      </w:r>
    </w:p>
    <w:p w14:paraId="00000018" w14:textId="00000018">
      <w:pPr>
        <w:spacing w:line="240" w:after="0" w:lineRule="auto" w:before="0"/>
        <w:ind w:firstLine="0" w:left="0" w:right="0"/>
        <w:jc w:val="left"/>
      </w:pPr>
      <w:r>
        <w:rPr>
          <w:rFonts w:eastAsia="Arial" w:ascii="Arial" w:hAnsi="Arial" w:cs="Arial"/>
          <w:sz w:val="22"/>
        </w:rPr>
        <w:t xml:space="preserve"> Extension des contrastive losses à des réseaux de segmentation ;</w:t>
      </w:r>
    </w:p>
    <w:p w14:paraId="00000019" w14:textId="00000019">
      <w:pPr>
        <w:spacing w:line="240" w:after="0" w:lineRule="auto" w:before="0"/>
        <w:ind w:firstLine="0" w:left="0" w:right="0"/>
        <w:jc w:val="left"/>
      </w:pPr>
      <w:r>
        <w:rPr>
          <w:rFonts w:eastAsia="Arial" w:ascii="Arial" w:hAnsi="Arial" w:cs="Arial"/>
          <w:sz w:val="22"/>
        </w:rPr>
        <w:t xml:space="preserve"> Adaptation de la loss de manière à tirer profit de la structure vasculaire.</w:t>
      </w:r>
    </w:p>
    <w:p w14:paraId="0000001A" w14:textId="0000001A">
      <w:pPr>
        <w:spacing w:line="240" w:after="0" w:lineRule="auto" w:before="0"/>
        <w:ind w:firstLine="0" w:left="0" w:right="0"/>
        <w:jc w:val="left"/>
      </w:pPr>
      <w:r>
        <w:rPr>
          <w:rFonts w:eastAsia="Arial" w:ascii="Arial" w:hAnsi="Arial" w:cs="Arial"/>
          <w:sz w:val="22"/>
        </w:rPr>
        <w:t xml:space="preserve"/>
      </w:r>
    </w:p>
    <w:p w14:paraId="0000001B" w14:textId="0000001B">
      <w:pPr>
        <w:spacing w:line="240" w:after="0" w:lineRule="auto" w:before="0"/>
        <w:ind w:firstLine="0" w:left="0" w:right="0"/>
        <w:jc w:val="left"/>
      </w:pPr>
      <w:r>
        <w:rPr>
          <w:rFonts w:eastAsia="Arial" w:ascii="Arial" w:hAnsi="Arial" w:cs="Arial"/>
          <w:sz w:val="22"/>
        </w:rPr>
        <w:t xml:space="preserve">Dans ta version actuelle, tu ne fournis pas le background necessaire à la compréhension de tes questions de recherche (de la Section 1.3).</w:t>
      </w:r>
    </w:p>
    <w:p w14:paraId="0000001C" w14:textId="0000001C">
      <w:pPr>
        <w:spacing w:line="240" w:after="0" w:lineRule="auto" w:before="0"/>
        <w:ind w:firstLine="0" w:left="0" w:right="0"/>
        <w:jc w:val="left"/>
      </w:pPr>
      <w:r>
        <w:rPr>
          <w:rFonts w:eastAsia="Arial" w:ascii="Arial" w:hAnsi="Arial" w:cs="Arial"/>
          <w:sz w:val="22"/>
        </w:rPr>
        <w:t xml:space="preserve"/>
      </w:r>
    </w:p>
    <w:p w14:paraId="0000001D" w14:textId="0000001D">
      <w:pPr>
        <w:spacing w:line="240" w:after="0" w:lineRule="auto" w:before="0"/>
        <w:ind w:firstLine="0" w:left="0" w:right="0"/>
        <w:jc w:val="left"/>
      </w:pPr>
      <w:r>
        <w:rPr>
          <w:rFonts w:eastAsia="Arial" w:ascii="Arial" w:hAnsi="Arial" w:cs="Arial"/>
          <w:sz w:val="22"/>
        </w:rPr>
        <w:t xml:space="preserve"/>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1"/>
  <w15:commentEx w15:paraId="00000002" w15:done="1"/>
  <w15:commentEx w15:paraId="00000003" w15:paraIdParent="00000002" w15:done="0"/>
  <w15:commentEx w15:paraId="00000006" w15:done="1"/>
  <w15:commentEx w15:paraId="0000000C" w15:done="1"/>
  <w15:commentEx w15:paraId="0000000F" w15:done="1"/>
  <w15:commentEx w15:paraId="0000001D" w15:done="1"/>
</w15:commentsEx>
</file>

<file path=word/commentsIds.xml><?xml version="1.0" encoding="utf-8"?>
<w16cid:commentsIds xmlns:mc="http://schemas.openxmlformats.org/markup-compatibility/2006" xmlns:w16cid="http://schemas.microsoft.com/office/word/2016/wordml/cid" mc:Ignorable="w16cid">
  <w16cid:commentId w16cid:paraId="00000001" w16cid:durableId="22E9397B"/>
  <w16cid:commentId w16cid:paraId="00000002" w16cid:durableId="22D6F28D"/>
  <w16cid:commentId w16cid:paraId="00000003" w16cid:durableId="68F36F5D"/>
  <w16cid:commentId w16cid:paraId="00000006" w16cid:durableId="22E8BC36"/>
  <w16cid:commentId w16cid:paraId="0000000C" w16cid:durableId="22E8B7B1"/>
  <w16cid:commentId w16cid:paraId="0000000F" w16cid:durableId="22E8BED9"/>
  <w16cid:commentId w16cid:paraId="0000001D" w16cid:durableId="22D838A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309020205020404"/>
  </w:font>
  <w:font w:name="Symbol">
    <w:panose1 w:val="05010000000000000000"/>
  </w:font>
  <w:font w:name="Lohit Devanagari">
    <w:panose1 w:val="020B0600000000000000"/>
  </w:font>
  <w:font w:name="OpenSymbol">
    <w:panose1 w:val="05010000000000000000"/>
  </w:font>
  <w:font w:name="Tahoma">
    <w:panose1 w:val="020B0604030504040204"/>
  </w:font>
  <w:font w:name="Noto Sans CJK SC">
    <w:panose1 w:val="020B0500000000000000"/>
  </w:font>
  <w:font w:name="Arial">
    <w:panose1 w:val="020B0604020202020204"/>
  </w:font>
  <w:font w:name="Liberation Sans">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596"/>
      <w:jc w:val="center"/>
    </w:pPr>
    <w:r>
      <w:fldChar w:fldCharType="begin"/>
    </w:r>
    <w:r>
      <w:instrText xml:space="preserve"> PAGE </w:instrText>
    </w:r>
    <w:r>
      <w:fldChar w:fldCharType="separate"/>
    </w:r>
    <w:r>
      <w:t xml:space="preserve">8</w:t>
    </w:r>
    <w:r>
      <w:fldChar w:fldCharType="end"/>
    </w:r>
    <w:r/>
  </w:p>
  <w:p>
    <w:pPr>
      <w:pStyle w:val="596"/>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595"/>
      <w:rPr>
        <w:rFonts w:cs="Arial"/>
        <w:szCs w:val="24"/>
      </w:rPr>
    </w:pPr>
    <w:r>
      <w:rPr>
        <w:rFonts w:cs="Arial"/>
        <w:szCs w:val="24"/>
      </w:rPr>
    </w:r>
    <w:r/>
  </w:p>
  <w:p>
    <w:pPr>
      <w:pStyle w:val="595"/>
      <w:jc w:val="right"/>
    </w:pPr>
    <w:r>
      <w:rPr>
        <w:rFonts w:cs="Arial"/>
        <w:sz w:val="20"/>
      </w:rPr>
      <w:t xml:space="preserve">FRIA CALL 2020 – FRIA-B1</w:t>
    </w:r>
    <w:r/>
  </w:p>
  <w:p>
    <w:pPr>
      <w:pStyle w:val="595"/>
      <w:rPr>
        <w:rFonts w:cs="Arial"/>
        <w:szCs w:val="24"/>
      </w:rPr>
    </w:pPr>
    <w:r>
      <w:rPr>
        <w:rFonts w:cs="Arial"/>
        <w:szCs w:val="24"/>
      </w:r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360" w:hanging="360"/>
        <w:tabs>
          <w:tab w:val="left" w:pos="720" w:leader="none"/>
        </w:tabs>
      </w:pPr>
      <w:rPr>
        <w:rFonts w:cs="Times New Roman"/>
      </w:rPr>
    </w:lvl>
    <w:lvl w:ilvl="1">
      <w:start w:val="1"/>
      <w:numFmt w:val="decimal"/>
      <w:isLgl w:val="false"/>
      <w:suff w:val="tab"/>
      <w:lvlText w:val="%1.%2"/>
      <w:lvlJc w:val="left"/>
      <w:pPr>
        <w:ind w:left="360" w:hanging="360"/>
        <w:tabs>
          <w:tab w:val="left" w:pos="1080" w:leader="none"/>
        </w:tabs>
      </w:pPr>
    </w:lvl>
    <w:lvl w:ilvl="2">
      <w:start w:val="1"/>
      <w:numFmt w:val="decimal"/>
      <w:isLgl w:val="false"/>
      <w:suff w:val="tab"/>
      <w:lvlText w:val="%1.%2.%3"/>
      <w:lvlJc w:val="left"/>
      <w:pPr>
        <w:ind w:left="720" w:hanging="720"/>
        <w:tabs>
          <w:tab w:val="left" w:pos="1440" w:leader="none"/>
        </w:tabs>
      </w:pPr>
    </w:lvl>
    <w:lvl w:ilvl="3">
      <w:start w:val="1"/>
      <w:numFmt w:val="decimal"/>
      <w:isLgl w:val="false"/>
      <w:suff w:val="tab"/>
      <w:lvlText w:val="%1.%2.%3.%4"/>
      <w:lvlJc w:val="left"/>
      <w:pPr>
        <w:ind w:left="1080" w:hanging="1080"/>
        <w:tabs>
          <w:tab w:val="left" w:pos="1800" w:leader="none"/>
        </w:tabs>
      </w:pPr>
    </w:lvl>
    <w:lvl w:ilvl="4">
      <w:start w:val="1"/>
      <w:numFmt w:val="decimal"/>
      <w:isLgl w:val="false"/>
      <w:suff w:val="tab"/>
      <w:lvlText w:val="%1.%2.%3.%4.%5"/>
      <w:lvlJc w:val="left"/>
      <w:pPr>
        <w:ind w:left="1080" w:hanging="1080"/>
        <w:tabs>
          <w:tab w:val="left" w:pos="2160" w:leader="none"/>
        </w:tabs>
      </w:pPr>
    </w:lvl>
    <w:lvl w:ilvl="5">
      <w:start w:val="1"/>
      <w:numFmt w:val="decimal"/>
      <w:isLgl w:val="false"/>
      <w:suff w:val="tab"/>
      <w:lvlText w:val="%1.%2.%3.%4.%5.%6"/>
      <w:lvlJc w:val="left"/>
      <w:pPr>
        <w:ind w:left="1440" w:hanging="1440"/>
        <w:tabs>
          <w:tab w:val="left" w:pos="2520" w:leader="none"/>
        </w:tabs>
      </w:pPr>
    </w:lvl>
    <w:lvl w:ilvl="6">
      <w:start w:val="1"/>
      <w:numFmt w:val="decimal"/>
      <w:isLgl w:val="false"/>
      <w:suff w:val="tab"/>
      <w:lvlText w:val="%1.%2.%3.%4.%5.%6.%7"/>
      <w:lvlJc w:val="left"/>
      <w:pPr>
        <w:ind w:left="1440" w:hanging="1440"/>
        <w:tabs>
          <w:tab w:val="left" w:pos="2880" w:leader="none"/>
        </w:tabs>
      </w:pPr>
    </w:lvl>
    <w:lvl w:ilvl="7">
      <w:start w:val="1"/>
      <w:numFmt w:val="decimal"/>
      <w:isLgl w:val="false"/>
      <w:suff w:val="tab"/>
      <w:lvlText w:val="%1.%2.%3.%4.%5.%6.%7.%8"/>
      <w:lvlJc w:val="left"/>
      <w:pPr>
        <w:ind w:left="1800" w:hanging="1800"/>
        <w:tabs>
          <w:tab w:val="left" w:pos="3240" w:leader="none"/>
        </w:tabs>
      </w:pPr>
    </w:lvl>
    <w:lvl w:ilvl="8">
      <w:start w:val="1"/>
      <w:numFmt w:val="decimal"/>
      <w:isLgl w:val="false"/>
      <w:suff w:val="tab"/>
      <w:lvlText w:val="%1.%2.%3.%4.%5.%6.%7.%8.%9"/>
      <w:lvlJc w:val="left"/>
      <w:pPr>
        <w:ind w:left="1800" w:hanging="1800"/>
        <w:tabs>
          <w:tab w:val="left" w:pos="3600" w:leader="none"/>
        </w:tabs>
      </w:pPr>
    </w:lvl>
  </w:abstractNum>
  <w:abstractNum w:abstractNumId="1">
    <w:multiLevelType w:val="hybridMultilevel"/>
    <w:lvl w:ilvl="0">
      <w:start w:val="1"/>
      <w:numFmt w:val="bullet"/>
      <w:isLgl w:val="false"/>
      <w:suff w:val="tab"/>
      <w:lvlText w:val=""/>
      <w:lvlJc w:val="left"/>
      <w:pPr>
        <w:ind w:left="360" w:hanging="360"/>
        <w:tabs>
          <w:tab w:val="left" w:pos="360" w:leader="none"/>
        </w:tabs>
      </w:pPr>
      <w:rPr>
        <w:rFonts w:ascii="Symbol" w:hAnsi="Symbol" w:cs="Symbol" w:hint="default"/>
      </w:rPr>
    </w:lvl>
    <w:lvl w:ilvl="1">
      <w:start w:val="1"/>
      <w:numFmt w:val="bullet"/>
      <w:isLgl w:val="false"/>
      <w:suff w:val="tab"/>
      <w:lvlText w:val="◦"/>
      <w:lvlJc w:val="left"/>
      <w:pPr>
        <w:ind w:left="720" w:hanging="360"/>
        <w:tabs>
          <w:tab w:val="left" w:pos="720" w:leader="none"/>
        </w:tabs>
      </w:pPr>
      <w:rPr>
        <w:rFonts w:ascii="OpenSymbol" w:hAnsi="OpenSymbol" w:cs="OpenSymbol" w:hint="default"/>
      </w:rPr>
    </w:lvl>
    <w:lvl w:ilvl="2">
      <w:start w:val="1"/>
      <w:numFmt w:val="bullet"/>
      <w:isLgl w:val="false"/>
      <w:suff w:val="tab"/>
      <w:lvlText w:val="▪"/>
      <w:lvlJc w:val="left"/>
      <w:pPr>
        <w:ind w:left="1080" w:hanging="360"/>
        <w:tabs>
          <w:tab w:val="left" w:pos="1080" w:leader="none"/>
        </w:tabs>
      </w:pPr>
      <w:rPr>
        <w:rFonts w:ascii="OpenSymbol" w:hAnsi="OpenSymbol" w:cs="OpenSymbol" w:hint="default"/>
      </w:rPr>
    </w:lvl>
    <w:lvl w:ilvl="3">
      <w:start w:val="1"/>
      <w:numFmt w:val="bullet"/>
      <w:isLgl w:val="false"/>
      <w:suff w:val="tab"/>
      <w:lvlText w:val=""/>
      <w:lvlJc w:val="left"/>
      <w:pPr>
        <w:ind w:left="1440" w:hanging="360"/>
        <w:tabs>
          <w:tab w:val="left" w:pos="1440" w:leader="none"/>
        </w:tabs>
      </w:pPr>
      <w:rPr>
        <w:rFonts w:ascii="Symbol" w:hAnsi="Symbol" w:cs="Symbol" w:hint="default"/>
      </w:rPr>
    </w:lvl>
    <w:lvl w:ilvl="4">
      <w:start w:val="1"/>
      <w:numFmt w:val="bullet"/>
      <w:isLgl w:val="false"/>
      <w:suff w:val="tab"/>
      <w:lvlText w:val="◦"/>
      <w:lvlJc w:val="left"/>
      <w:pPr>
        <w:ind w:left="1800" w:hanging="360"/>
        <w:tabs>
          <w:tab w:val="left" w:pos="1800" w:leader="none"/>
        </w:tabs>
      </w:pPr>
      <w:rPr>
        <w:rFonts w:ascii="OpenSymbol" w:hAnsi="OpenSymbol" w:cs="OpenSymbol" w:hint="default"/>
      </w:rPr>
    </w:lvl>
    <w:lvl w:ilvl="5">
      <w:start w:val="1"/>
      <w:numFmt w:val="bullet"/>
      <w:isLgl w:val="false"/>
      <w:suff w:val="tab"/>
      <w:lvlText w:val="▪"/>
      <w:lvlJc w:val="left"/>
      <w:pPr>
        <w:ind w:left="2160" w:hanging="360"/>
        <w:tabs>
          <w:tab w:val="left" w:pos="2160" w:leader="none"/>
        </w:tabs>
      </w:pPr>
      <w:rPr>
        <w:rFonts w:ascii="OpenSymbol" w:hAnsi="OpenSymbol" w:cs="OpenSymbol" w:hint="default"/>
      </w:rPr>
    </w:lvl>
    <w:lvl w:ilvl="6">
      <w:start w:val="1"/>
      <w:numFmt w:val="bullet"/>
      <w:isLgl w:val="false"/>
      <w:suff w:val="tab"/>
      <w:lvlText w:val=""/>
      <w:lvlJc w:val="left"/>
      <w:pPr>
        <w:ind w:left="2520" w:hanging="360"/>
        <w:tabs>
          <w:tab w:val="left" w:pos="2520" w:leader="none"/>
        </w:tabs>
      </w:pPr>
      <w:rPr>
        <w:rFonts w:ascii="Symbol" w:hAnsi="Symbol" w:cs="Symbol" w:hint="default"/>
      </w:rPr>
    </w:lvl>
    <w:lvl w:ilvl="7">
      <w:start w:val="1"/>
      <w:numFmt w:val="bullet"/>
      <w:isLgl w:val="false"/>
      <w:suff w:val="tab"/>
      <w:lvlText w:val="◦"/>
      <w:lvlJc w:val="left"/>
      <w:pPr>
        <w:ind w:left="2880" w:hanging="360"/>
        <w:tabs>
          <w:tab w:val="left" w:pos="2880" w:leader="none"/>
        </w:tabs>
      </w:pPr>
      <w:rPr>
        <w:rFonts w:ascii="OpenSymbol" w:hAnsi="OpenSymbol" w:cs="OpenSymbol" w:hint="default"/>
      </w:rPr>
    </w:lvl>
    <w:lvl w:ilvl="8">
      <w:start w:val="1"/>
      <w:numFmt w:val="bullet"/>
      <w:isLgl w:val="false"/>
      <w:suff w:val="tab"/>
      <w:lvlText w:val="▪"/>
      <w:lvlJc w:val="left"/>
      <w:pPr>
        <w:ind w:left="3240" w:hanging="360"/>
        <w:tabs>
          <w:tab w:val="left" w:pos="3240" w:leader="none"/>
        </w:tabs>
      </w:pPr>
      <w:rPr>
        <w:rFonts w:ascii="OpenSymbol" w:hAnsi="OpenSymbol" w:cs="OpenSymbol" w:hint="default"/>
      </w:rPr>
    </w:lvl>
  </w:abstractNum>
  <w:abstractNum w:abstractNumId="2">
    <w:multiLevelType w:val="hybridMultilevel"/>
    <w:lvl w:ilvl="0">
      <w:start w:val="1"/>
      <w:numFmt w:val="none"/>
      <w:isLgl w:val="false"/>
      <w:suff w:val="nothing"/>
      <w:lvlText w:val=""/>
      <w:lvlJc w:val="left"/>
      <w:pPr>
        <w:ind w:left="0" w:firstLine="0"/>
        <w:tabs>
          <w:tab w:val="left" w:pos="0" w:leader="none"/>
        </w:tabs>
      </w:pPr>
    </w:lvl>
    <w:lvl w:ilvl="1">
      <w:start w:val="1"/>
      <w:numFmt w:val="none"/>
      <w:isLgl w:val="false"/>
      <w:suff w:val="nothing"/>
      <w:lvlText w:val=""/>
      <w:lvlJc w:val="left"/>
      <w:pPr>
        <w:ind w:left="0" w:firstLine="0"/>
        <w:tabs>
          <w:tab w:val="left" w:pos="0" w:leader="none"/>
        </w:tabs>
      </w:pPr>
    </w:lvl>
    <w:lvl w:ilvl="2">
      <w:start w:val="1"/>
      <w:numFmt w:val="none"/>
      <w:isLgl w:val="false"/>
      <w:suff w:val="nothing"/>
      <w:lvlText w:val=""/>
      <w:lvlJc w:val="left"/>
      <w:pPr>
        <w:ind w:left="0" w:firstLine="0"/>
        <w:tabs>
          <w:tab w:val="left" w:pos="0" w:leader="none"/>
        </w:tabs>
      </w:pPr>
    </w:lvl>
    <w:lvl w:ilvl="3">
      <w:start w:val="1"/>
      <w:numFmt w:val="none"/>
      <w:isLgl w:val="false"/>
      <w:suff w:val="nothing"/>
      <w:lvlText w:val=""/>
      <w:lvlJc w:val="left"/>
      <w:pPr>
        <w:ind w:left="0" w:firstLine="0"/>
        <w:tabs>
          <w:tab w:val="left" w:pos="0" w:leader="none"/>
        </w:tabs>
      </w:pPr>
    </w:lvl>
    <w:lvl w:ilvl="4">
      <w:start w:val="1"/>
      <w:numFmt w:val="none"/>
      <w:isLgl w:val="false"/>
      <w:suff w:val="nothing"/>
      <w:lvlText w:val=""/>
      <w:lvlJc w:val="left"/>
      <w:pPr>
        <w:ind w:left="0" w:firstLine="0"/>
        <w:tabs>
          <w:tab w:val="left" w:pos="0" w:leader="none"/>
        </w:tabs>
      </w:pPr>
    </w:lvl>
    <w:lvl w:ilvl="5">
      <w:start w:val="1"/>
      <w:numFmt w:val="none"/>
      <w:isLgl w:val="false"/>
      <w:suff w:val="nothing"/>
      <w:lvlText w:val=""/>
      <w:lvlJc w:val="left"/>
      <w:pPr>
        <w:ind w:left="0" w:firstLine="0"/>
        <w:tabs>
          <w:tab w:val="left" w:pos="0" w:leader="none"/>
        </w:tabs>
      </w:pPr>
    </w:lvl>
    <w:lvl w:ilvl="6">
      <w:start w:val="1"/>
      <w:numFmt w:val="none"/>
      <w:isLgl w:val="false"/>
      <w:suff w:val="nothing"/>
      <w:lvlText w:val=""/>
      <w:lvlJc w:val="left"/>
      <w:pPr>
        <w:ind w:left="0" w:firstLine="0"/>
        <w:tabs>
          <w:tab w:val="left" w:pos="0" w:leader="none"/>
        </w:tabs>
      </w:pPr>
    </w:lvl>
    <w:lvl w:ilvl="7">
      <w:start w:val="1"/>
      <w:numFmt w:val="none"/>
      <w:isLgl w:val="false"/>
      <w:suff w:val="nothing"/>
      <w:lvlText w:val=""/>
      <w:lvlJc w:val="left"/>
      <w:pPr>
        <w:ind w:left="0" w:firstLine="0"/>
        <w:tabs>
          <w:tab w:val="left" w:pos="0" w:leader="none"/>
        </w:tabs>
      </w:pPr>
    </w:lvl>
    <w:lvl w:ilvl="8">
      <w:start w:val="1"/>
      <w:numFmt w:val="none"/>
      <w:isLgl w:val="false"/>
      <w:suff w:val="nothing"/>
      <w:lvlText w:val=""/>
      <w:lvlJc w:val="left"/>
      <w:pPr>
        <w:ind w:left="0" w:firstLine="0"/>
        <w:tabs>
          <w:tab w:val="left" w:pos="0" w:leader="none"/>
        </w:tabs>
      </w:pPr>
    </w:lvl>
  </w:abstractNum>
  <w:abstractNum w:abstractNumId="3">
    <w:multiLevelType w:val="hybridMultilevel"/>
    <w:lvl w:ilvl="0">
      <w:start w:val="1"/>
      <w:numFmt w:val="bullet"/>
      <w:isLgl w:val="false"/>
      <w:suff w:val="tab"/>
      <w:lvlText w:val=""/>
      <w:lvlJc w:val="left"/>
      <w:pPr>
        <w:ind w:left="360" w:hanging="360"/>
        <w:tabs>
          <w:tab w:val="left" w:pos="720" w:leader="none"/>
        </w:tabs>
      </w:pPr>
      <w:rPr>
        <w:rFonts w:ascii="Symbol" w:hAnsi="Symbol" w:cs="Symbol"/>
      </w:rPr>
    </w:lvl>
    <w:lvl w:ilvl="1">
      <w:start w:val="1"/>
      <w:numFmt w:val="bullet"/>
      <w:isLgl w:val="false"/>
      <w:suff w:val="tab"/>
      <w:lvlText w:val="◦"/>
      <w:lvlJc w:val="left"/>
      <w:pPr>
        <w:ind w:left="720" w:hanging="360"/>
        <w:tabs>
          <w:tab w:val="left" w:pos="1080" w:leader="none"/>
        </w:tabs>
      </w:pPr>
      <w:rPr>
        <w:rFonts w:ascii="OpenSymbol" w:hAnsi="OpenSymbol" w:cs="OpenSymbol"/>
      </w:rPr>
    </w:lvl>
    <w:lvl w:ilvl="2">
      <w:start w:val="1"/>
      <w:numFmt w:val="bullet"/>
      <w:isLgl w:val="false"/>
      <w:suff w:val="tab"/>
      <w:lvlText w:val="▪"/>
      <w:lvlJc w:val="left"/>
      <w:pPr>
        <w:ind w:left="1080" w:hanging="360"/>
        <w:tabs>
          <w:tab w:val="left" w:pos="1440" w:leader="none"/>
        </w:tabs>
      </w:pPr>
      <w:rPr>
        <w:rFonts w:ascii="OpenSymbol" w:hAnsi="OpenSymbol" w:cs="OpenSymbol"/>
      </w:rPr>
    </w:lvl>
    <w:lvl w:ilvl="3">
      <w:start w:val="1"/>
      <w:numFmt w:val="bullet"/>
      <w:isLgl w:val="false"/>
      <w:suff w:val="tab"/>
      <w:lvlText w:val=""/>
      <w:lvlJc w:val="left"/>
      <w:pPr>
        <w:ind w:left="1440" w:hanging="360"/>
        <w:tabs>
          <w:tab w:val="left" w:pos="1800" w:leader="none"/>
        </w:tabs>
      </w:pPr>
      <w:rPr>
        <w:rFonts w:ascii="Symbol" w:hAnsi="Symbol" w:cs="Symbol"/>
      </w:rPr>
    </w:lvl>
    <w:lvl w:ilvl="4">
      <w:start w:val="1"/>
      <w:numFmt w:val="bullet"/>
      <w:isLgl w:val="false"/>
      <w:suff w:val="tab"/>
      <w:lvlText w:val="◦"/>
      <w:lvlJc w:val="left"/>
      <w:pPr>
        <w:ind w:left="1800" w:hanging="360"/>
        <w:tabs>
          <w:tab w:val="left" w:pos="2160" w:leader="none"/>
        </w:tabs>
      </w:pPr>
      <w:rPr>
        <w:rFonts w:ascii="OpenSymbol" w:hAnsi="OpenSymbol" w:cs="OpenSymbol"/>
      </w:rPr>
    </w:lvl>
    <w:lvl w:ilvl="5">
      <w:start w:val="1"/>
      <w:numFmt w:val="bullet"/>
      <w:isLgl w:val="false"/>
      <w:suff w:val="tab"/>
      <w:lvlText w:val="▪"/>
      <w:lvlJc w:val="left"/>
      <w:pPr>
        <w:ind w:left="2160" w:hanging="360"/>
        <w:tabs>
          <w:tab w:val="left" w:pos="2520" w:leader="none"/>
        </w:tabs>
      </w:pPr>
      <w:rPr>
        <w:rFonts w:ascii="OpenSymbol" w:hAnsi="OpenSymbol" w:cs="OpenSymbol"/>
      </w:rPr>
    </w:lvl>
    <w:lvl w:ilvl="6">
      <w:start w:val="1"/>
      <w:numFmt w:val="bullet"/>
      <w:isLgl w:val="false"/>
      <w:suff w:val="tab"/>
      <w:lvlText w:val=""/>
      <w:lvlJc w:val="left"/>
      <w:pPr>
        <w:ind w:left="2520" w:hanging="360"/>
        <w:tabs>
          <w:tab w:val="left" w:pos="2880" w:leader="none"/>
        </w:tabs>
      </w:pPr>
      <w:rPr>
        <w:rFonts w:ascii="Symbol" w:hAnsi="Symbol" w:cs="Symbol"/>
      </w:rPr>
    </w:lvl>
    <w:lvl w:ilvl="7">
      <w:start w:val="1"/>
      <w:numFmt w:val="bullet"/>
      <w:isLgl w:val="false"/>
      <w:suff w:val="tab"/>
      <w:lvlText w:val="◦"/>
      <w:lvlJc w:val="left"/>
      <w:pPr>
        <w:ind w:left="2880" w:hanging="360"/>
        <w:tabs>
          <w:tab w:val="left" w:pos="3240" w:leader="none"/>
        </w:tabs>
      </w:pPr>
      <w:rPr>
        <w:rFonts w:ascii="OpenSymbol" w:hAnsi="OpenSymbol" w:cs="OpenSymbol"/>
      </w:rPr>
    </w:lvl>
    <w:lvl w:ilvl="8">
      <w:start w:val="1"/>
      <w:numFmt w:val="bullet"/>
      <w:isLgl w:val="false"/>
      <w:suff w:val="tab"/>
      <w:lvlText w:val="▪"/>
      <w:lvlJc w:val="left"/>
      <w:pPr>
        <w:ind w:left="3240" w:hanging="360"/>
        <w:tabs>
          <w:tab w:val="left" w:pos="3600" w:leader="none"/>
        </w:tabs>
      </w:pPr>
      <w:rPr>
        <w:rFonts w:ascii="OpenSymbol" w:hAnsi="OpenSymbol" w:cs="OpenSymbol"/>
      </w:rPr>
    </w:lvl>
  </w:abstractNum>
  <w:abstractNum w:abstractNumId="4">
    <w:multiLevelType w:val="hybridMultilevel"/>
    <w:lvl w:ilvl="0">
      <w:start w:val="1"/>
      <w:numFmt w:val="bullet"/>
      <w:isLgl w:val="false"/>
      <w:suff w:val="tab"/>
      <w:lvlText w:val=""/>
      <w:lvlJc w:val="left"/>
      <w:pPr>
        <w:ind w:left="360" w:hanging="360"/>
        <w:tabs>
          <w:tab w:val="left" w:pos="360" w:leader="none"/>
        </w:tabs>
      </w:pPr>
      <w:rPr>
        <w:rFonts w:ascii="Symbol" w:hAnsi="Symbol" w:cs="Symbol" w:hint="default"/>
      </w:rPr>
    </w:lvl>
    <w:lvl w:ilvl="1">
      <w:start w:val="1"/>
      <w:numFmt w:val="bullet"/>
      <w:isLgl w:val="false"/>
      <w:suff w:val="tab"/>
      <w:lvlText w:val="◦"/>
      <w:lvlJc w:val="left"/>
      <w:pPr>
        <w:ind w:left="720" w:hanging="360"/>
        <w:tabs>
          <w:tab w:val="left" w:pos="720" w:leader="none"/>
        </w:tabs>
      </w:pPr>
      <w:rPr>
        <w:rFonts w:ascii="OpenSymbol" w:hAnsi="OpenSymbol" w:cs="OpenSymbol" w:hint="default"/>
      </w:rPr>
    </w:lvl>
    <w:lvl w:ilvl="2">
      <w:start w:val="1"/>
      <w:numFmt w:val="bullet"/>
      <w:isLgl w:val="false"/>
      <w:suff w:val="tab"/>
      <w:lvlText w:val="▪"/>
      <w:lvlJc w:val="left"/>
      <w:pPr>
        <w:ind w:left="1080" w:hanging="360"/>
        <w:tabs>
          <w:tab w:val="left" w:pos="1080" w:leader="none"/>
        </w:tabs>
      </w:pPr>
      <w:rPr>
        <w:rFonts w:ascii="OpenSymbol" w:hAnsi="OpenSymbol" w:cs="OpenSymbol" w:hint="default"/>
      </w:rPr>
    </w:lvl>
    <w:lvl w:ilvl="3">
      <w:start w:val="1"/>
      <w:numFmt w:val="bullet"/>
      <w:isLgl w:val="false"/>
      <w:suff w:val="tab"/>
      <w:lvlText w:val=""/>
      <w:lvlJc w:val="left"/>
      <w:pPr>
        <w:ind w:left="1440" w:hanging="360"/>
        <w:tabs>
          <w:tab w:val="left" w:pos="1440" w:leader="none"/>
        </w:tabs>
      </w:pPr>
      <w:rPr>
        <w:rFonts w:ascii="Symbol" w:hAnsi="Symbol" w:cs="Symbol" w:hint="default"/>
      </w:rPr>
    </w:lvl>
    <w:lvl w:ilvl="4">
      <w:start w:val="1"/>
      <w:numFmt w:val="bullet"/>
      <w:isLgl w:val="false"/>
      <w:suff w:val="tab"/>
      <w:lvlText w:val="◦"/>
      <w:lvlJc w:val="left"/>
      <w:pPr>
        <w:ind w:left="1800" w:hanging="360"/>
        <w:tabs>
          <w:tab w:val="left" w:pos="1800" w:leader="none"/>
        </w:tabs>
      </w:pPr>
      <w:rPr>
        <w:rFonts w:ascii="OpenSymbol" w:hAnsi="OpenSymbol" w:cs="OpenSymbol" w:hint="default"/>
      </w:rPr>
    </w:lvl>
    <w:lvl w:ilvl="5">
      <w:start w:val="1"/>
      <w:numFmt w:val="bullet"/>
      <w:isLgl w:val="false"/>
      <w:suff w:val="tab"/>
      <w:lvlText w:val="▪"/>
      <w:lvlJc w:val="left"/>
      <w:pPr>
        <w:ind w:left="2160" w:hanging="360"/>
        <w:tabs>
          <w:tab w:val="left" w:pos="2160" w:leader="none"/>
        </w:tabs>
      </w:pPr>
      <w:rPr>
        <w:rFonts w:ascii="OpenSymbol" w:hAnsi="OpenSymbol" w:cs="OpenSymbol" w:hint="default"/>
      </w:rPr>
    </w:lvl>
    <w:lvl w:ilvl="6">
      <w:start w:val="1"/>
      <w:numFmt w:val="bullet"/>
      <w:isLgl w:val="false"/>
      <w:suff w:val="tab"/>
      <w:lvlText w:val=""/>
      <w:lvlJc w:val="left"/>
      <w:pPr>
        <w:ind w:left="2520" w:hanging="360"/>
        <w:tabs>
          <w:tab w:val="left" w:pos="2520" w:leader="none"/>
        </w:tabs>
      </w:pPr>
      <w:rPr>
        <w:rFonts w:ascii="Symbol" w:hAnsi="Symbol" w:cs="Symbol" w:hint="default"/>
      </w:rPr>
    </w:lvl>
    <w:lvl w:ilvl="7">
      <w:start w:val="1"/>
      <w:numFmt w:val="bullet"/>
      <w:isLgl w:val="false"/>
      <w:suff w:val="tab"/>
      <w:lvlText w:val="◦"/>
      <w:lvlJc w:val="left"/>
      <w:pPr>
        <w:ind w:left="2880" w:hanging="360"/>
        <w:tabs>
          <w:tab w:val="left" w:pos="2880" w:leader="none"/>
        </w:tabs>
      </w:pPr>
      <w:rPr>
        <w:rFonts w:ascii="OpenSymbol" w:hAnsi="OpenSymbol" w:cs="OpenSymbol" w:hint="default"/>
      </w:rPr>
    </w:lvl>
    <w:lvl w:ilvl="8">
      <w:start w:val="1"/>
      <w:numFmt w:val="bullet"/>
      <w:isLgl w:val="false"/>
      <w:suff w:val="tab"/>
      <w:lvlText w:val="▪"/>
      <w:lvlJc w:val="left"/>
      <w:pPr>
        <w:ind w:left="3240" w:hanging="360"/>
        <w:tabs>
          <w:tab w:val="left" w:pos="3240" w:leader="none"/>
        </w:tabs>
      </w:pPr>
      <w:rPr>
        <w:rFonts w:ascii="OpenSymbol" w:hAnsi="OpenSymbol" w:cs="OpenSymbol" w:hint="default"/>
      </w:rPr>
    </w:lvl>
  </w:abstractNum>
  <w:abstractNum w:abstractNumId="5">
    <w:multiLevelType w:val="hybridMultilevel"/>
    <w:lvl w:ilvl="0">
      <w:start w:val="1"/>
      <w:numFmt w:val="bullet"/>
      <w:isLgl w:val="false"/>
      <w:suff w:val="tab"/>
      <w:lvlText w:val=""/>
      <w:lvlJc w:val="left"/>
      <w:pPr>
        <w:ind w:left="360" w:hanging="360"/>
        <w:tabs>
          <w:tab w:val="left" w:pos="360" w:leader="none"/>
        </w:tabs>
      </w:pPr>
      <w:rPr>
        <w:rFonts w:ascii="Symbol" w:hAnsi="Symbol" w:cs="Symbol" w:hint="default"/>
      </w:rPr>
    </w:lvl>
    <w:lvl w:ilvl="1">
      <w:start w:val="1"/>
      <w:numFmt w:val="bullet"/>
      <w:isLgl w:val="false"/>
      <w:suff w:val="tab"/>
      <w:lvlText w:val="◦"/>
      <w:lvlJc w:val="left"/>
      <w:pPr>
        <w:ind w:left="720" w:hanging="360"/>
        <w:tabs>
          <w:tab w:val="left" w:pos="720" w:leader="none"/>
        </w:tabs>
      </w:pPr>
      <w:rPr>
        <w:rFonts w:ascii="OpenSymbol" w:hAnsi="OpenSymbol" w:cs="OpenSymbol" w:hint="default"/>
      </w:rPr>
    </w:lvl>
    <w:lvl w:ilvl="2">
      <w:start w:val="1"/>
      <w:numFmt w:val="bullet"/>
      <w:isLgl w:val="false"/>
      <w:suff w:val="tab"/>
      <w:lvlText w:val="▪"/>
      <w:lvlJc w:val="left"/>
      <w:pPr>
        <w:ind w:left="1080" w:hanging="360"/>
        <w:tabs>
          <w:tab w:val="left" w:pos="1080" w:leader="none"/>
        </w:tabs>
      </w:pPr>
      <w:rPr>
        <w:rFonts w:ascii="OpenSymbol" w:hAnsi="OpenSymbol" w:cs="OpenSymbol" w:hint="default"/>
      </w:rPr>
    </w:lvl>
    <w:lvl w:ilvl="3">
      <w:start w:val="1"/>
      <w:numFmt w:val="bullet"/>
      <w:isLgl w:val="false"/>
      <w:suff w:val="tab"/>
      <w:lvlText w:val=""/>
      <w:lvlJc w:val="left"/>
      <w:pPr>
        <w:ind w:left="1440" w:hanging="360"/>
        <w:tabs>
          <w:tab w:val="left" w:pos="1440" w:leader="none"/>
        </w:tabs>
      </w:pPr>
      <w:rPr>
        <w:rFonts w:ascii="Symbol" w:hAnsi="Symbol" w:cs="Symbol" w:hint="default"/>
      </w:rPr>
    </w:lvl>
    <w:lvl w:ilvl="4">
      <w:start w:val="1"/>
      <w:numFmt w:val="bullet"/>
      <w:isLgl w:val="false"/>
      <w:suff w:val="tab"/>
      <w:lvlText w:val="◦"/>
      <w:lvlJc w:val="left"/>
      <w:pPr>
        <w:ind w:left="1800" w:hanging="360"/>
        <w:tabs>
          <w:tab w:val="left" w:pos="1800" w:leader="none"/>
        </w:tabs>
      </w:pPr>
      <w:rPr>
        <w:rFonts w:ascii="OpenSymbol" w:hAnsi="OpenSymbol" w:cs="OpenSymbol" w:hint="default"/>
      </w:rPr>
    </w:lvl>
    <w:lvl w:ilvl="5">
      <w:start w:val="1"/>
      <w:numFmt w:val="bullet"/>
      <w:isLgl w:val="false"/>
      <w:suff w:val="tab"/>
      <w:lvlText w:val="▪"/>
      <w:lvlJc w:val="left"/>
      <w:pPr>
        <w:ind w:left="2160" w:hanging="360"/>
        <w:tabs>
          <w:tab w:val="left" w:pos="2160" w:leader="none"/>
        </w:tabs>
      </w:pPr>
      <w:rPr>
        <w:rFonts w:ascii="OpenSymbol" w:hAnsi="OpenSymbol" w:cs="OpenSymbol" w:hint="default"/>
      </w:rPr>
    </w:lvl>
    <w:lvl w:ilvl="6">
      <w:start w:val="1"/>
      <w:numFmt w:val="bullet"/>
      <w:isLgl w:val="false"/>
      <w:suff w:val="tab"/>
      <w:lvlText w:val=""/>
      <w:lvlJc w:val="left"/>
      <w:pPr>
        <w:ind w:left="2520" w:hanging="360"/>
        <w:tabs>
          <w:tab w:val="left" w:pos="2520" w:leader="none"/>
        </w:tabs>
      </w:pPr>
      <w:rPr>
        <w:rFonts w:ascii="Symbol" w:hAnsi="Symbol" w:cs="Symbol" w:hint="default"/>
      </w:rPr>
    </w:lvl>
    <w:lvl w:ilvl="7">
      <w:start w:val="1"/>
      <w:numFmt w:val="bullet"/>
      <w:isLgl w:val="false"/>
      <w:suff w:val="tab"/>
      <w:lvlText w:val="◦"/>
      <w:lvlJc w:val="left"/>
      <w:pPr>
        <w:ind w:left="2880" w:hanging="360"/>
        <w:tabs>
          <w:tab w:val="left" w:pos="2880" w:leader="none"/>
        </w:tabs>
      </w:pPr>
      <w:rPr>
        <w:rFonts w:ascii="OpenSymbol" w:hAnsi="OpenSymbol" w:cs="OpenSymbol" w:hint="default"/>
      </w:rPr>
    </w:lvl>
    <w:lvl w:ilvl="8">
      <w:start w:val="1"/>
      <w:numFmt w:val="bullet"/>
      <w:isLgl w:val="false"/>
      <w:suff w:val="tab"/>
      <w:lvlText w:val="▪"/>
      <w:lvlJc w:val="left"/>
      <w:pPr>
        <w:ind w:left="3240" w:hanging="360"/>
        <w:tabs>
          <w:tab w:val="left" w:pos="3240" w:leader="none"/>
        </w:tabs>
      </w:pPr>
      <w:rPr>
        <w:rFonts w:ascii="OpenSymbol" w:hAnsi="OpenSymbol" w:cs="OpenSymbol" w:hint="default"/>
      </w:rPr>
    </w:lvl>
  </w:abstractNum>
  <w:abstractNum w:abstractNumId="6">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
    <w:multiLevelType w:val="hybridMultilevel"/>
    <w:lvl w:ilvl="0">
      <w:start w:val="1"/>
      <w:numFmt w:val="bullet"/>
      <w:isLgl w:val="false"/>
      <w:suff w:val="tab"/>
      <w:lvlText w:val="·"/>
      <w:lvlJc w:val="left"/>
      <w:pPr>
        <w:ind w:left="360" w:hanging="360"/>
      </w:pPr>
      <w:rPr>
        <w:rFonts w:ascii="Symbol" w:hAnsi="Symbol" w:cs="Symbol" w:eastAsia="Symbol"/>
      </w:rPr>
    </w:lvl>
    <w:lvl w:ilvl="1">
      <w:start w:val="1"/>
      <w:numFmt w:val="bullet"/>
      <w:isLgl w:val="false"/>
      <w:suff w:val="tab"/>
      <w:lvlText w:val="o"/>
      <w:lvlJc w:val="left"/>
      <w:pPr>
        <w:ind w:left="1080" w:hanging="360"/>
      </w:pPr>
      <w:rPr>
        <w:rFonts w:ascii="Courier New" w:hAnsi="Courier New" w:cs="Courier New" w:eastAsia="Courier New"/>
      </w:rPr>
    </w:lvl>
    <w:lvl w:ilvl="2">
      <w:start w:val="1"/>
      <w:numFmt w:val="bullet"/>
      <w:isLgl w:val="false"/>
      <w:suff w:val="tab"/>
      <w:lvlText w:val="§"/>
      <w:lvlJc w:val="left"/>
      <w:pPr>
        <w:ind w:left="1800" w:hanging="360"/>
      </w:pPr>
      <w:rPr>
        <w:rFonts w:ascii="Wingdings" w:hAnsi="Wingdings" w:cs="Wingdings" w:eastAsia="Wingdings"/>
      </w:rPr>
    </w:lvl>
    <w:lvl w:ilvl="3">
      <w:start w:val="1"/>
      <w:numFmt w:val="bullet"/>
      <w:isLgl w:val="false"/>
      <w:suff w:val="tab"/>
      <w:lvlText w:val="·"/>
      <w:lvlJc w:val="left"/>
      <w:pPr>
        <w:ind w:left="2520" w:hanging="360"/>
      </w:pPr>
      <w:rPr>
        <w:rFonts w:ascii="Symbol" w:hAnsi="Symbol" w:cs="Symbol" w:eastAsia="Symbol"/>
      </w:rPr>
    </w:lvl>
    <w:lvl w:ilvl="4">
      <w:start w:val="1"/>
      <w:numFmt w:val="bullet"/>
      <w:isLgl w:val="false"/>
      <w:suff w:val="tab"/>
      <w:lvlText w:val="o"/>
      <w:lvlJc w:val="left"/>
      <w:pPr>
        <w:ind w:left="3240" w:hanging="360"/>
      </w:pPr>
      <w:rPr>
        <w:rFonts w:ascii="Courier New" w:hAnsi="Courier New" w:cs="Courier New" w:eastAsia="Courier New"/>
      </w:rPr>
    </w:lvl>
    <w:lvl w:ilvl="5">
      <w:start w:val="1"/>
      <w:numFmt w:val="bullet"/>
      <w:isLgl w:val="false"/>
      <w:suff w:val="tab"/>
      <w:lvlText w:val="§"/>
      <w:lvlJc w:val="left"/>
      <w:pPr>
        <w:ind w:left="3960" w:hanging="360"/>
      </w:pPr>
      <w:rPr>
        <w:rFonts w:ascii="Wingdings" w:hAnsi="Wingdings" w:cs="Wingdings" w:eastAsia="Wingdings"/>
      </w:rPr>
    </w:lvl>
    <w:lvl w:ilvl="6">
      <w:start w:val="1"/>
      <w:numFmt w:val="bullet"/>
      <w:isLgl w:val="false"/>
      <w:suff w:val="tab"/>
      <w:lvlText w:val="·"/>
      <w:lvlJc w:val="left"/>
      <w:pPr>
        <w:ind w:left="4680" w:hanging="360"/>
      </w:pPr>
      <w:rPr>
        <w:rFonts w:ascii="Symbol" w:hAnsi="Symbol" w:cs="Symbol" w:eastAsia="Symbol"/>
      </w:rPr>
    </w:lvl>
    <w:lvl w:ilvl="7">
      <w:start w:val="1"/>
      <w:numFmt w:val="bullet"/>
      <w:isLgl w:val="false"/>
      <w:suff w:val="tab"/>
      <w:lvlText w:val="o"/>
      <w:lvlJc w:val="left"/>
      <w:pPr>
        <w:ind w:left="5400" w:hanging="360"/>
      </w:pPr>
      <w:rPr>
        <w:rFonts w:ascii="Courier New" w:hAnsi="Courier New" w:cs="Courier New" w:eastAsia="Courier New"/>
      </w:rPr>
    </w:lvl>
    <w:lvl w:ilvl="8">
      <w:start w:val="1"/>
      <w:numFmt w:val="bullet"/>
      <w:isLgl w:val="false"/>
      <w:suff w:val="tab"/>
      <w:lvlText w:val="§"/>
      <w:lvlJc w:val="left"/>
      <w:pPr>
        <w:ind w:left="6120" w:hanging="360"/>
      </w:pPr>
      <w:rPr>
        <w:rFonts w:ascii="Wingdings" w:hAnsi="Wingdings" w:cs="Wingdings" w:eastAsia="Wingdings"/>
      </w:rPr>
    </w:lvl>
  </w:abstractNum>
  <w:abstractNum w:abstractNumId="8">
    <w:multiLevelType w:val="hybridMultilevel"/>
    <w:lvl w:ilvl="0">
      <w:start w:val="1"/>
      <w:numFmt w:val="bullet"/>
      <w:isLgl w:val="false"/>
      <w:suff w:val="tab"/>
      <w:lvlText w:val=""/>
      <w:lvlJc w:val="left"/>
      <w:pPr>
        <w:ind w:left="360" w:hanging="360"/>
        <w:tabs>
          <w:tab w:val="left" w:pos="360" w:leader="none"/>
        </w:tabs>
      </w:pPr>
      <w:rPr>
        <w:rFonts w:ascii="Symbol" w:hAnsi="Symbol" w:cs="Symbol" w:hint="default"/>
      </w:rPr>
    </w:lvl>
    <w:lvl w:ilvl="1">
      <w:start w:val="1"/>
      <w:numFmt w:val="bullet"/>
      <w:isLgl w:val="false"/>
      <w:suff w:val="tab"/>
      <w:lvlText w:val="◦"/>
      <w:lvlJc w:val="left"/>
      <w:pPr>
        <w:ind w:left="720" w:hanging="360"/>
        <w:tabs>
          <w:tab w:val="left" w:pos="720" w:leader="none"/>
        </w:tabs>
      </w:pPr>
      <w:rPr>
        <w:rFonts w:ascii="OpenSymbol" w:hAnsi="OpenSymbol" w:cs="OpenSymbol" w:hint="default"/>
      </w:rPr>
    </w:lvl>
    <w:lvl w:ilvl="2">
      <w:start w:val="1"/>
      <w:numFmt w:val="bullet"/>
      <w:isLgl w:val="false"/>
      <w:suff w:val="tab"/>
      <w:lvlText w:val="▪"/>
      <w:lvlJc w:val="left"/>
      <w:pPr>
        <w:ind w:left="1080" w:hanging="360"/>
        <w:tabs>
          <w:tab w:val="left" w:pos="1080" w:leader="none"/>
        </w:tabs>
      </w:pPr>
      <w:rPr>
        <w:rFonts w:ascii="OpenSymbol" w:hAnsi="OpenSymbol" w:cs="OpenSymbol" w:hint="default"/>
      </w:rPr>
    </w:lvl>
    <w:lvl w:ilvl="3">
      <w:start w:val="1"/>
      <w:numFmt w:val="bullet"/>
      <w:isLgl w:val="false"/>
      <w:suff w:val="tab"/>
      <w:lvlText w:val=""/>
      <w:lvlJc w:val="left"/>
      <w:pPr>
        <w:ind w:left="1440" w:hanging="360"/>
        <w:tabs>
          <w:tab w:val="left" w:pos="1440" w:leader="none"/>
        </w:tabs>
      </w:pPr>
      <w:rPr>
        <w:rFonts w:ascii="Symbol" w:hAnsi="Symbol" w:cs="Symbol" w:hint="default"/>
      </w:rPr>
    </w:lvl>
    <w:lvl w:ilvl="4">
      <w:start w:val="1"/>
      <w:numFmt w:val="bullet"/>
      <w:isLgl w:val="false"/>
      <w:suff w:val="tab"/>
      <w:lvlText w:val="◦"/>
      <w:lvlJc w:val="left"/>
      <w:pPr>
        <w:ind w:left="1800" w:hanging="360"/>
        <w:tabs>
          <w:tab w:val="left" w:pos="1800" w:leader="none"/>
        </w:tabs>
      </w:pPr>
      <w:rPr>
        <w:rFonts w:ascii="OpenSymbol" w:hAnsi="OpenSymbol" w:cs="OpenSymbol" w:hint="default"/>
      </w:rPr>
    </w:lvl>
    <w:lvl w:ilvl="5">
      <w:start w:val="1"/>
      <w:numFmt w:val="bullet"/>
      <w:isLgl w:val="false"/>
      <w:suff w:val="tab"/>
      <w:lvlText w:val="▪"/>
      <w:lvlJc w:val="left"/>
      <w:pPr>
        <w:ind w:left="2160" w:hanging="360"/>
        <w:tabs>
          <w:tab w:val="left" w:pos="2160" w:leader="none"/>
        </w:tabs>
      </w:pPr>
      <w:rPr>
        <w:rFonts w:ascii="OpenSymbol" w:hAnsi="OpenSymbol" w:cs="OpenSymbol" w:hint="default"/>
      </w:rPr>
    </w:lvl>
    <w:lvl w:ilvl="6">
      <w:start w:val="1"/>
      <w:numFmt w:val="bullet"/>
      <w:isLgl w:val="false"/>
      <w:suff w:val="tab"/>
      <w:lvlText w:val=""/>
      <w:lvlJc w:val="left"/>
      <w:pPr>
        <w:ind w:left="2520" w:hanging="360"/>
        <w:tabs>
          <w:tab w:val="left" w:pos="2520" w:leader="none"/>
        </w:tabs>
      </w:pPr>
      <w:rPr>
        <w:rFonts w:ascii="Symbol" w:hAnsi="Symbol" w:cs="Symbol" w:hint="default"/>
      </w:rPr>
    </w:lvl>
    <w:lvl w:ilvl="7">
      <w:start w:val="1"/>
      <w:numFmt w:val="bullet"/>
      <w:isLgl w:val="false"/>
      <w:suff w:val="tab"/>
      <w:lvlText w:val="◦"/>
      <w:lvlJc w:val="left"/>
      <w:pPr>
        <w:ind w:left="2880" w:hanging="360"/>
        <w:tabs>
          <w:tab w:val="left" w:pos="2880" w:leader="none"/>
        </w:tabs>
      </w:pPr>
      <w:rPr>
        <w:rFonts w:ascii="OpenSymbol" w:hAnsi="OpenSymbol" w:cs="OpenSymbol" w:hint="default"/>
      </w:rPr>
    </w:lvl>
    <w:lvl w:ilvl="8">
      <w:start w:val="1"/>
      <w:numFmt w:val="bullet"/>
      <w:isLgl w:val="false"/>
      <w:suff w:val="tab"/>
      <w:lvlText w:val="▪"/>
      <w:lvlJc w:val="left"/>
      <w:pPr>
        <w:ind w:left="3240" w:hanging="360"/>
        <w:tabs>
          <w:tab w:val="left" w:pos="3240" w:leader="none"/>
        </w:tabs>
      </w:pPr>
      <w:rPr>
        <w:rFonts w:ascii="OpenSymbol" w:hAnsi="OpenSymbol" w:cs="OpenSymbol" w:hint="default"/>
      </w:rPr>
    </w:lvl>
  </w:abstractNum>
  <w:abstractNum w:abstractNumId="9">
    <w:multiLevelType w:val="hybridMultilevel"/>
    <w:lvl w:ilvl="0">
      <w:start w:val="1"/>
      <w:numFmt w:val="bullet"/>
      <w:isLgl w:val="false"/>
      <w:suff w:val="tab"/>
      <w:lvlText w:val=""/>
      <w:lvlJc w:val="left"/>
      <w:pPr>
        <w:ind w:left="360" w:hanging="360"/>
        <w:tabs>
          <w:tab w:val="left" w:pos="360" w:leader="none"/>
        </w:tabs>
      </w:pPr>
      <w:rPr>
        <w:rFonts w:ascii="Symbol" w:hAnsi="Symbol" w:cs="Symbol"/>
      </w:rPr>
    </w:lvl>
    <w:lvl w:ilvl="1">
      <w:start w:val="1"/>
      <w:numFmt w:val="bullet"/>
      <w:isLgl w:val="false"/>
      <w:suff w:val="tab"/>
      <w:lvlText w:val="◦"/>
      <w:lvlJc w:val="left"/>
      <w:pPr>
        <w:ind w:left="720" w:hanging="360"/>
        <w:tabs>
          <w:tab w:val="left" w:pos="720" w:leader="none"/>
        </w:tabs>
      </w:pPr>
      <w:rPr>
        <w:rFonts w:ascii="OpenSymbol" w:hAnsi="OpenSymbol" w:cs="OpenSymbol"/>
      </w:rPr>
    </w:lvl>
    <w:lvl w:ilvl="2">
      <w:start w:val="1"/>
      <w:numFmt w:val="bullet"/>
      <w:isLgl w:val="false"/>
      <w:suff w:val="tab"/>
      <w:lvlText w:val="▪"/>
      <w:lvlJc w:val="left"/>
      <w:pPr>
        <w:ind w:left="1080" w:hanging="360"/>
        <w:tabs>
          <w:tab w:val="left" w:pos="1080" w:leader="none"/>
        </w:tabs>
      </w:pPr>
      <w:rPr>
        <w:rFonts w:ascii="OpenSymbol" w:hAnsi="OpenSymbol" w:cs="OpenSymbol"/>
      </w:rPr>
    </w:lvl>
    <w:lvl w:ilvl="3">
      <w:start w:val="1"/>
      <w:numFmt w:val="bullet"/>
      <w:isLgl w:val="false"/>
      <w:suff w:val="tab"/>
      <w:lvlText w:val=""/>
      <w:lvlJc w:val="left"/>
      <w:pPr>
        <w:ind w:left="1440" w:hanging="360"/>
        <w:tabs>
          <w:tab w:val="left" w:pos="1440" w:leader="none"/>
        </w:tabs>
      </w:pPr>
      <w:rPr>
        <w:rFonts w:ascii="Symbol" w:hAnsi="Symbol" w:cs="Symbol"/>
      </w:rPr>
    </w:lvl>
    <w:lvl w:ilvl="4">
      <w:start w:val="1"/>
      <w:numFmt w:val="bullet"/>
      <w:isLgl w:val="false"/>
      <w:suff w:val="tab"/>
      <w:lvlText w:val="◦"/>
      <w:lvlJc w:val="left"/>
      <w:pPr>
        <w:ind w:left="1800" w:hanging="360"/>
        <w:tabs>
          <w:tab w:val="left" w:pos="1800" w:leader="none"/>
        </w:tabs>
      </w:pPr>
      <w:rPr>
        <w:rFonts w:ascii="OpenSymbol" w:hAnsi="OpenSymbol" w:cs="OpenSymbol"/>
      </w:rPr>
    </w:lvl>
    <w:lvl w:ilvl="5">
      <w:start w:val="1"/>
      <w:numFmt w:val="bullet"/>
      <w:isLgl w:val="false"/>
      <w:suff w:val="tab"/>
      <w:lvlText w:val="▪"/>
      <w:lvlJc w:val="left"/>
      <w:pPr>
        <w:ind w:left="2160" w:hanging="360"/>
        <w:tabs>
          <w:tab w:val="left" w:pos="2160" w:leader="none"/>
        </w:tabs>
      </w:pPr>
      <w:rPr>
        <w:rFonts w:ascii="OpenSymbol" w:hAnsi="OpenSymbol" w:cs="OpenSymbol"/>
      </w:rPr>
    </w:lvl>
    <w:lvl w:ilvl="6">
      <w:start w:val="1"/>
      <w:numFmt w:val="bullet"/>
      <w:isLgl w:val="false"/>
      <w:suff w:val="tab"/>
      <w:lvlText w:val=""/>
      <w:lvlJc w:val="left"/>
      <w:pPr>
        <w:ind w:left="2520" w:hanging="360"/>
        <w:tabs>
          <w:tab w:val="left" w:pos="2520" w:leader="none"/>
        </w:tabs>
      </w:pPr>
      <w:rPr>
        <w:rFonts w:ascii="Symbol" w:hAnsi="Symbol" w:cs="Symbol"/>
      </w:rPr>
    </w:lvl>
    <w:lvl w:ilvl="7">
      <w:start w:val="1"/>
      <w:numFmt w:val="bullet"/>
      <w:isLgl w:val="false"/>
      <w:suff w:val="tab"/>
      <w:lvlText w:val="◦"/>
      <w:lvlJc w:val="left"/>
      <w:pPr>
        <w:ind w:left="2880" w:hanging="360"/>
        <w:tabs>
          <w:tab w:val="left" w:pos="2880" w:leader="none"/>
        </w:tabs>
      </w:pPr>
      <w:rPr>
        <w:rFonts w:ascii="OpenSymbol" w:hAnsi="OpenSymbol" w:cs="OpenSymbol"/>
      </w:rPr>
    </w:lvl>
    <w:lvl w:ilvl="8">
      <w:start w:val="1"/>
      <w:numFmt w:val="bullet"/>
      <w:isLgl w:val="false"/>
      <w:suff w:val="tab"/>
      <w:lvlText w:val="▪"/>
      <w:lvlJc w:val="left"/>
      <w:pPr>
        <w:ind w:left="3240" w:hanging="360"/>
        <w:tabs>
          <w:tab w:val="left" w:pos="3240" w:leader="none"/>
        </w:tabs>
      </w:pPr>
      <w:rPr>
        <w:rFonts w:ascii="OpenSymbol" w:hAnsi="OpenSymbol" w:cs="OpenSymbol"/>
      </w:rPr>
    </w:lvl>
  </w:abstractNum>
  <w:abstractNum w:abstractNumId="10">
    <w:multiLevelType w:val="hybridMultilevel"/>
    <w:lvl w:ilvl="0">
      <w:start w:val="1"/>
      <w:numFmt w:val="decimal"/>
      <w:isLgl w:val="false"/>
      <w:suff w:val="tab"/>
      <w:lvlText w:val="%1."/>
      <w:lvlJc w:val="left"/>
      <w:pPr>
        <w:ind w:left="360" w:hanging="360"/>
        <w:tabs>
          <w:tab w:val="left" w:pos="720" w:leader="none"/>
        </w:tabs>
      </w:pPr>
      <w:rPr>
        <w:rFonts w:cs="Times New Roman"/>
      </w:rPr>
    </w:lvl>
    <w:lvl w:ilvl="1">
      <w:start w:val="1"/>
      <w:numFmt w:val="lowerLetter"/>
      <w:isLgl w:val="false"/>
      <w:suff w:val="tab"/>
      <w:lvlText w:val="%2."/>
      <w:lvlJc w:val="left"/>
      <w:pPr>
        <w:ind w:left="1440" w:hanging="360"/>
        <w:tabs>
          <w:tab w:val="left" w:pos="1080" w:leader="none"/>
        </w:tabs>
      </w:pPr>
      <w:rPr>
        <w:rFonts w:cs="Times New Roman"/>
      </w:rPr>
    </w:lvl>
    <w:lvl w:ilvl="2">
      <w:start w:val="1"/>
      <w:numFmt w:val="lowerRoman"/>
      <w:isLgl w:val="false"/>
      <w:suff w:val="tab"/>
      <w:lvlText w:val="%3."/>
      <w:lvlJc w:val="right"/>
      <w:pPr>
        <w:ind w:left="2160" w:hanging="180"/>
        <w:tabs>
          <w:tab w:val="left" w:pos="1440" w:leader="none"/>
        </w:tabs>
      </w:pPr>
      <w:rPr>
        <w:rFonts w:cs="Times New Roman"/>
      </w:rPr>
    </w:lvl>
    <w:lvl w:ilvl="3">
      <w:start w:val="1"/>
      <w:numFmt w:val="decimal"/>
      <w:isLgl w:val="false"/>
      <w:suff w:val="tab"/>
      <w:lvlText w:val="%4."/>
      <w:lvlJc w:val="left"/>
      <w:pPr>
        <w:ind w:left="2880" w:hanging="360"/>
        <w:tabs>
          <w:tab w:val="left" w:pos="1800" w:leader="none"/>
        </w:tabs>
      </w:pPr>
      <w:rPr>
        <w:rFonts w:cs="Times New Roman"/>
      </w:rPr>
    </w:lvl>
    <w:lvl w:ilvl="4">
      <w:start w:val="1"/>
      <w:numFmt w:val="lowerLetter"/>
      <w:isLgl w:val="false"/>
      <w:suff w:val="tab"/>
      <w:lvlText w:val="%5."/>
      <w:lvlJc w:val="left"/>
      <w:pPr>
        <w:ind w:left="3600" w:hanging="360"/>
        <w:tabs>
          <w:tab w:val="left" w:pos="2160" w:leader="none"/>
        </w:tabs>
      </w:pPr>
      <w:rPr>
        <w:rFonts w:cs="Times New Roman"/>
      </w:rPr>
    </w:lvl>
    <w:lvl w:ilvl="5">
      <w:start w:val="1"/>
      <w:numFmt w:val="lowerRoman"/>
      <w:isLgl w:val="false"/>
      <w:suff w:val="tab"/>
      <w:lvlText w:val="%6."/>
      <w:lvlJc w:val="right"/>
      <w:pPr>
        <w:ind w:left="4320" w:hanging="180"/>
        <w:tabs>
          <w:tab w:val="left" w:pos="2520" w:leader="none"/>
        </w:tabs>
      </w:pPr>
      <w:rPr>
        <w:rFonts w:cs="Times New Roman"/>
      </w:rPr>
    </w:lvl>
    <w:lvl w:ilvl="6">
      <w:start w:val="1"/>
      <w:numFmt w:val="decimal"/>
      <w:isLgl w:val="false"/>
      <w:suff w:val="tab"/>
      <w:lvlText w:val="%7."/>
      <w:lvlJc w:val="left"/>
      <w:pPr>
        <w:ind w:left="5040" w:hanging="360"/>
        <w:tabs>
          <w:tab w:val="left" w:pos="2880" w:leader="none"/>
        </w:tabs>
      </w:pPr>
      <w:rPr>
        <w:rFonts w:cs="Times New Roman"/>
      </w:rPr>
    </w:lvl>
    <w:lvl w:ilvl="7">
      <w:start w:val="1"/>
      <w:numFmt w:val="lowerLetter"/>
      <w:isLgl w:val="false"/>
      <w:suff w:val="tab"/>
      <w:lvlText w:val="%8."/>
      <w:lvlJc w:val="left"/>
      <w:pPr>
        <w:ind w:left="5760" w:hanging="360"/>
        <w:tabs>
          <w:tab w:val="left" w:pos="3240" w:leader="none"/>
        </w:tabs>
      </w:pPr>
      <w:rPr>
        <w:rFonts w:cs="Times New Roman"/>
      </w:rPr>
    </w:lvl>
    <w:lvl w:ilvl="8">
      <w:start w:val="1"/>
      <w:numFmt w:val="lowerRoman"/>
      <w:isLgl w:val="false"/>
      <w:suff w:val="tab"/>
      <w:lvlText w:val="%9."/>
      <w:lvlJc w:val="right"/>
      <w:pPr>
        <w:ind w:left="6480" w:hanging="180"/>
        <w:tabs>
          <w:tab w:val="left" w:pos="3600" w:leader="none"/>
        </w:tabs>
      </w:pPr>
      <w:rPr>
        <w:rFonts w:cs="Times New Roman"/>
      </w:rPr>
    </w:lvl>
  </w:abstractNum>
  <w:abstractNum w:abstractNumId="11">
    <w:multiLevelType w:val="hybridMultilevel"/>
    <w:lvl w:ilvl="0">
      <w:start w:val="1"/>
      <w:numFmt w:val="bullet"/>
      <w:isLgl w:val="false"/>
      <w:suff w:val="tab"/>
      <w:lvlText w:val=""/>
      <w:lvlJc w:val="left"/>
      <w:pPr>
        <w:ind w:left="360" w:hanging="360"/>
        <w:tabs>
          <w:tab w:val="left" w:pos="360" w:leader="none"/>
        </w:tabs>
      </w:pPr>
      <w:rPr>
        <w:rFonts w:ascii="Symbol" w:hAnsi="Symbol" w:cs="Symbol" w:hint="default"/>
      </w:rPr>
    </w:lvl>
    <w:lvl w:ilvl="1">
      <w:start w:val="1"/>
      <w:numFmt w:val="bullet"/>
      <w:isLgl w:val="false"/>
      <w:suff w:val="tab"/>
      <w:lvlText w:val="◦"/>
      <w:lvlJc w:val="left"/>
      <w:pPr>
        <w:ind w:left="720" w:hanging="360"/>
        <w:tabs>
          <w:tab w:val="left" w:pos="720" w:leader="none"/>
        </w:tabs>
      </w:pPr>
      <w:rPr>
        <w:rFonts w:ascii="OpenSymbol" w:hAnsi="OpenSymbol" w:cs="OpenSymbol" w:hint="default"/>
      </w:rPr>
    </w:lvl>
    <w:lvl w:ilvl="2">
      <w:start w:val="1"/>
      <w:numFmt w:val="bullet"/>
      <w:isLgl w:val="false"/>
      <w:suff w:val="tab"/>
      <w:lvlText w:val="▪"/>
      <w:lvlJc w:val="left"/>
      <w:pPr>
        <w:ind w:left="1080" w:hanging="360"/>
        <w:tabs>
          <w:tab w:val="left" w:pos="1080" w:leader="none"/>
        </w:tabs>
      </w:pPr>
      <w:rPr>
        <w:rFonts w:ascii="OpenSymbol" w:hAnsi="OpenSymbol" w:cs="OpenSymbol" w:hint="default"/>
      </w:rPr>
    </w:lvl>
    <w:lvl w:ilvl="3">
      <w:start w:val="1"/>
      <w:numFmt w:val="bullet"/>
      <w:isLgl w:val="false"/>
      <w:suff w:val="tab"/>
      <w:lvlText w:val=""/>
      <w:lvlJc w:val="left"/>
      <w:pPr>
        <w:ind w:left="1440" w:hanging="360"/>
        <w:tabs>
          <w:tab w:val="left" w:pos="1440" w:leader="none"/>
        </w:tabs>
      </w:pPr>
      <w:rPr>
        <w:rFonts w:ascii="Symbol" w:hAnsi="Symbol" w:cs="Symbol" w:hint="default"/>
      </w:rPr>
    </w:lvl>
    <w:lvl w:ilvl="4">
      <w:start w:val="1"/>
      <w:numFmt w:val="bullet"/>
      <w:isLgl w:val="false"/>
      <w:suff w:val="tab"/>
      <w:lvlText w:val="◦"/>
      <w:lvlJc w:val="left"/>
      <w:pPr>
        <w:ind w:left="1800" w:hanging="360"/>
        <w:tabs>
          <w:tab w:val="left" w:pos="1800" w:leader="none"/>
        </w:tabs>
      </w:pPr>
      <w:rPr>
        <w:rFonts w:ascii="OpenSymbol" w:hAnsi="OpenSymbol" w:cs="OpenSymbol" w:hint="default"/>
      </w:rPr>
    </w:lvl>
    <w:lvl w:ilvl="5">
      <w:start w:val="1"/>
      <w:numFmt w:val="bullet"/>
      <w:isLgl w:val="false"/>
      <w:suff w:val="tab"/>
      <w:lvlText w:val="▪"/>
      <w:lvlJc w:val="left"/>
      <w:pPr>
        <w:ind w:left="2160" w:hanging="360"/>
        <w:tabs>
          <w:tab w:val="left" w:pos="2160" w:leader="none"/>
        </w:tabs>
      </w:pPr>
      <w:rPr>
        <w:rFonts w:ascii="OpenSymbol" w:hAnsi="OpenSymbol" w:cs="OpenSymbol" w:hint="default"/>
      </w:rPr>
    </w:lvl>
    <w:lvl w:ilvl="6">
      <w:start w:val="1"/>
      <w:numFmt w:val="bullet"/>
      <w:isLgl w:val="false"/>
      <w:suff w:val="tab"/>
      <w:lvlText w:val=""/>
      <w:lvlJc w:val="left"/>
      <w:pPr>
        <w:ind w:left="2520" w:hanging="360"/>
        <w:tabs>
          <w:tab w:val="left" w:pos="2520" w:leader="none"/>
        </w:tabs>
      </w:pPr>
      <w:rPr>
        <w:rFonts w:ascii="Symbol" w:hAnsi="Symbol" w:cs="Symbol" w:hint="default"/>
      </w:rPr>
    </w:lvl>
    <w:lvl w:ilvl="7">
      <w:start w:val="1"/>
      <w:numFmt w:val="bullet"/>
      <w:isLgl w:val="false"/>
      <w:suff w:val="tab"/>
      <w:lvlText w:val="◦"/>
      <w:lvlJc w:val="left"/>
      <w:pPr>
        <w:ind w:left="2880" w:hanging="360"/>
        <w:tabs>
          <w:tab w:val="left" w:pos="2880" w:leader="none"/>
        </w:tabs>
      </w:pPr>
      <w:rPr>
        <w:rFonts w:ascii="OpenSymbol" w:hAnsi="OpenSymbol" w:cs="OpenSymbol" w:hint="default"/>
      </w:rPr>
    </w:lvl>
    <w:lvl w:ilvl="8">
      <w:start w:val="1"/>
      <w:numFmt w:val="bullet"/>
      <w:isLgl w:val="false"/>
      <w:suff w:val="tab"/>
      <w:lvlText w:val="▪"/>
      <w:lvlJc w:val="left"/>
      <w:pPr>
        <w:ind w:left="3240" w:hanging="360"/>
        <w:tabs>
          <w:tab w:val="left" w:pos="3240" w:leader="none"/>
        </w:tabs>
      </w:pPr>
      <w:rPr>
        <w:rFonts w:ascii="OpenSymbol" w:hAnsi="OpenSymbol" w:cs="OpenSymbol" w:hint="default"/>
      </w:rPr>
    </w:lvl>
  </w:abstractNum>
  <w:abstractNum w:abstractNumId="12">
    <w:multiLevelType w:val="hybridMultilevel"/>
    <w:lvl w:ilvl="0">
      <w:start w:val="1"/>
      <w:numFmt w:val="bullet"/>
      <w:isLgl w:val="false"/>
      <w:suff w:val="tab"/>
      <w:lvlText w:val="·"/>
      <w:lvlJc w:val="left"/>
      <w:pPr>
        <w:ind w:left="360" w:hanging="360"/>
      </w:pPr>
      <w:rPr>
        <w:rFonts w:ascii="Symbol" w:hAnsi="Symbol" w:cs="Symbol" w:eastAsia="Symbol"/>
      </w:rPr>
    </w:lvl>
    <w:lvl w:ilvl="1">
      <w:start w:val="1"/>
      <w:numFmt w:val="bullet"/>
      <w:isLgl w:val="false"/>
      <w:suff w:val="tab"/>
      <w:lvlText w:val="o"/>
      <w:lvlJc w:val="left"/>
      <w:pPr>
        <w:ind w:left="1080" w:hanging="360"/>
      </w:pPr>
      <w:rPr>
        <w:rFonts w:ascii="Courier New" w:hAnsi="Courier New" w:cs="Courier New" w:eastAsia="Courier New"/>
      </w:rPr>
    </w:lvl>
    <w:lvl w:ilvl="2">
      <w:start w:val="1"/>
      <w:numFmt w:val="bullet"/>
      <w:isLgl w:val="false"/>
      <w:suff w:val="tab"/>
      <w:lvlText w:val="§"/>
      <w:lvlJc w:val="left"/>
      <w:pPr>
        <w:ind w:left="1800" w:hanging="360"/>
      </w:pPr>
      <w:rPr>
        <w:rFonts w:ascii="Wingdings" w:hAnsi="Wingdings" w:cs="Wingdings" w:eastAsia="Wingdings"/>
      </w:rPr>
    </w:lvl>
    <w:lvl w:ilvl="3">
      <w:start w:val="1"/>
      <w:numFmt w:val="bullet"/>
      <w:isLgl w:val="false"/>
      <w:suff w:val="tab"/>
      <w:lvlText w:val="·"/>
      <w:lvlJc w:val="left"/>
      <w:pPr>
        <w:ind w:left="2520" w:hanging="360"/>
      </w:pPr>
      <w:rPr>
        <w:rFonts w:ascii="Symbol" w:hAnsi="Symbol" w:cs="Symbol" w:eastAsia="Symbol"/>
      </w:rPr>
    </w:lvl>
    <w:lvl w:ilvl="4">
      <w:start w:val="1"/>
      <w:numFmt w:val="bullet"/>
      <w:isLgl w:val="false"/>
      <w:suff w:val="tab"/>
      <w:lvlText w:val="o"/>
      <w:lvlJc w:val="left"/>
      <w:pPr>
        <w:ind w:left="3240" w:hanging="360"/>
      </w:pPr>
      <w:rPr>
        <w:rFonts w:ascii="Courier New" w:hAnsi="Courier New" w:cs="Courier New" w:eastAsia="Courier New"/>
      </w:rPr>
    </w:lvl>
    <w:lvl w:ilvl="5">
      <w:start w:val="1"/>
      <w:numFmt w:val="bullet"/>
      <w:isLgl w:val="false"/>
      <w:suff w:val="tab"/>
      <w:lvlText w:val="§"/>
      <w:lvlJc w:val="left"/>
      <w:pPr>
        <w:ind w:left="3960" w:hanging="360"/>
      </w:pPr>
      <w:rPr>
        <w:rFonts w:ascii="Wingdings" w:hAnsi="Wingdings" w:cs="Wingdings" w:eastAsia="Wingdings"/>
      </w:rPr>
    </w:lvl>
    <w:lvl w:ilvl="6">
      <w:start w:val="1"/>
      <w:numFmt w:val="bullet"/>
      <w:isLgl w:val="false"/>
      <w:suff w:val="tab"/>
      <w:lvlText w:val="·"/>
      <w:lvlJc w:val="left"/>
      <w:pPr>
        <w:ind w:left="4680" w:hanging="360"/>
      </w:pPr>
      <w:rPr>
        <w:rFonts w:ascii="Symbol" w:hAnsi="Symbol" w:cs="Symbol" w:eastAsia="Symbol"/>
      </w:rPr>
    </w:lvl>
    <w:lvl w:ilvl="7">
      <w:start w:val="1"/>
      <w:numFmt w:val="bullet"/>
      <w:isLgl w:val="false"/>
      <w:suff w:val="tab"/>
      <w:lvlText w:val="o"/>
      <w:lvlJc w:val="left"/>
      <w:pPr>
        <w:ind w:left="5400" w:hanging="360"/>
      </w:pPr>
      <w:rPr>
        <w:rFonts w:ascii="Courier New" w:hAnsi="Courier New" w:cs="Courier New" w:eastAsia="Courier New"/>
      </w:rPr>
    </w:lvl>
    <w:lvl w:ilvl="8">
      <w:start w:val="1"/>
      <w:numFmt w:val="bullet"/>
      <w:isLgl w:val="false"/>
      <w:suff w:val="tab"/>
      <w:lvlText w:val="§"/>
      <w:lvlJc w:val="left"/>
      <w:pPr>
        <w:ind w:left="6120" w:hanging="360"/>
      </w:pPr>
      <w:rPr>
        <w:rFonts w:ascii="Wingdings" w:hAnsi="Wingdings" w:cs="Wingdings" w:eastAsia="Wingdings"/>
      </w:rPr>
    </w:lvl>
  </w:abstractNum>
  <w:abstractNum w:abstractNumId="13">
    <w:multiLevelType w:val="hybridMultilevel"/>
    <w:lvl w:ilvl="0">
      <w:start w:val="1"/>
      <w:numFmt w:val="bullet"/>
      <w:isLgl w:val="false"/>
      <w:suff w:val="tab"/>
      <w:lvlText w:val="·"/>
      <w:lvlJc w:val="left"/>
      <w:pPr>
        <w:ind w:left="360" w:hanging="360"/>
      </w:pPr>
      <w:rPr>
        <w:rFonts w:ascii="Symbol" w:hAnsi="Symbol" w:cs="Symbol" w:eastAsia="Symbol"/>
      </w:rPr>
    </w:lvl>
    <w:lvl w:ilvl="1">
      <w:start w:val="1"/>
      <w:numFmt w:val="bullet"/>
      <w:isLgl w:val="false"/>
      <w:suff w:val="tab"/>
      <w:lvlText w:val="o"/>
      <w:lvlJc w:val="left"/>
      <w:pPr>
        <w:ind w:left="1080" w:hanging="360"/>
      </w:pPr>
      <w:rPr>
        <w:rFonts w:ascii="Courier New" w:hAnsi="Courier New" w:cs="Courier New" w:eastAsia="Courier New"/>
      </w:rPr>
    </w:lvl>
    <w:lvl w:ilvl="2">
      <w:start w:val="1"/>
      <w:numFmt w:val="bullet"/>
      <w:isLgl w:val="false"/>
      <w:suff w:val="tab"/>
      <w:lvlText w:val="§"/>
      <w:lvlJc w:val="left"/>
      <w:pPr>
        <w:ind w:left="1800" w:hanging="360"/>
      </w:pPr>
      <w:rPr>
        <w:rFonts w:ascii="Wingdings" w:hAnsi="Wingdings" w:cs="Wingdings" w:eastAsia="Wingdings"/>
      </w:rPr>
    </w:lvl>
    <w:lvl w:ilvl="3">
      <w:start w:val="1"/>
      <w:numFmt w:val="bullet"/>
      <w:isLgl w:val="false"/>
      <w:suff w:val="tab"/>
      <w:lvlText w:val="·"/>
      <w:lvlJc w:val="left"/>
      <w:pPr>
        <w:ind w:left="2520" w:hanging="360"/>
      </w:pPr>
      <w:rPr>
        <w:rFonts w:ascii="Symbol" w:hAnsi="Symbol" w:cs="Symbol" w:eastAsia="Symbol"/>
      </w:rPr>
    </w:lvl>
    <w:lvl w:ilvl="4">
      <w:start w:val="1"/>
      <w:numFmt w:val="bullet"/>
      <w:isLgl w:val="false"/>
      <w:suff w:val="tab"/>
      <w:lvlText w:val="o"/>
      <w:lvlJc w:val="left"/>
      <w:pPr>
        <w:ind w:left="3240" w:hanging="360"/>
      </w:pPr>
      <w:rPr>
        <w:rFonts w:ascii="Courier New" w:hAnsi="Courier New" w:cs="Courier New" w:eastAsia="Courier New"/>
      </w:rPr>
    </w:lvl>
    <w:lvl w:ilvl="5">
      <w:start w:val="1"/>
      <w:numFmt w:val="bullet"/>
      <w:isLgl w:val="false"/>
      <w:suff w:val="tab"/>
      <w:lvlText w:val="§"/>
      <w:lvlJc w:val="left"/>
      <w:pPr>
        <w:ind w:left="3960" w:hanging="360"/>
      </w:pPr>
      <w:rPr>
        <w:rFonts w:ascii="Wingdings" w:hAnsi="Wingdings" w:cs="Wingdings" w:eastAsia="Wingdings"/>
      </w:rPr>
    </w:lvl>
    <w:lvl w:ilvl="6">
      <w:start w:val="1"/>
      <w:numFmt w:val="bullet"/>
      <w:isLgl w:val="false"/>
      <w:suff w:val="tab"/>
      <w:lvlText w:val="·"/>
      <w:lvlJc w:val="left"/>
      <w:pPr>
        <w:ind w:left="4680" w:hanging="360"/>
      </w:pPr>
      <w:rPr>
        <w:rFonts w:ascii="Symbol" w:hAnsi="Symbol" w:cs="Symbol" w:eastAsia="Symbol"/>
      </w:rPr>
    </w:lvl>
    <w:lvl w:ilvl="7">
      <w:start w:val="1"/>
      <w:numFmt w:val="bullet"/>
      <w:isLgl w:val="false"/>
      <w:suff w:val="tab"/>
      <w:lvlText w:val="o"/>
      <w:lvlJc w:val="left"/>
      <w:pPr>
        <w:ind w:left="5400" w:hanging="360"/>
      </w:pPr>
      <w:rPr>
        <w:rFonts w:ascii="Courier New" w:hAnsi="Courier New" w:cs="Courier New" w:eastAsia="Courier New"/>
      </w:rPr>
    </w:lvl>
    <w:lvl w:ilvl="8">
      <w:start w:val="1"/>
      <w:numFmt w:val="bullet"/>
      <w:isLgl w:val="false"/>
      <w:suff w:val="tab"/>
      <w:lvlText w:val="§"/>
      <w:lvlJc w:val="left"/>
      <w:pPr>
        <w:ind w:left="6120" w:hanging="360"/>
      </w:pPr>
      <w:rPr>
        <w:rFonts w:ascii="Wingdings" w:hAnsi="Wingdings" w:cs="Wingdings" w:eastAsia="Wingdings"/>
      </w:rPr>
    </w:lvl>
  </w:abstractNum>
  <w:abstractNum w:abstractNumId="14">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15">
    <w:multiLevelType w:val="hybridMultilevel"/>
    <w:lvl w:ilvl="0">
      <w:start w:val="1"/>
      <w:numFmt w:val="bullet"/>
      <w:isLgl w:val="false"/>
      <w:suff w:val="tab"/>
      <w:lvlText w:val="·"/>
      <w:lvlJc w:val="left"/>
      <w:pPr>
        <w:ind w:left="360" w:hanging="360"/>
      </w:pPr>
      <w:rPr>
        <w:rFonts w:ascii="Symbol" w:hAnsi="Symbol" w:cs="Symbol" w:eastAsia="Symbol"/>
      </w:rPr>
    </w:lvl>
    <w:lvl w:ilvl="1">
      <w:start w:val="1"/>
      <w:numFmt w:val="bullet"/>
      <w:isLgl w:val="false"/>
      <w:suff w:val="tab"/>
      <w:lvlText w:val="o"/>
      <w:lvlJc w:val="left"/>
      <w:pPr>
        <w:ind w:left="1080" w:hanging="360"/>
      </w:pPr>
      <w:rPr>
        <w:rFonts w:ascii="Courier New" w:hAnsi="Courier New" w:cs="Courier New" w:eastAsia="Courier New"/>
      </w:rPr>
    </w:lvl>
    <w:lvl w:ilvl="2">
      <w:start w:val="1"/>
      <w:numFmt w:val="bullet"/>
      <w:isLgl w:val="false"/>
      <w:suff w:val="tab"/>
      <w:lvlText w:val="§"/>
      <w:lvlJc w:val="left"/>
      <w:pPr>
        <w:ind w:left="1800" w:hanging="360"/>
      </w:pPr>
      <w:rPr>
        <w:rFonts w:ascii="Wingdings" w:hAnsi="Wingdings" w:cs="Wingdings" w:eastAsia="Wingdings"/>
      </w:rPr>
    </w:lvl>
    <w:lvl w:ilvl="3">
      <w:start w:val="1"/>
      <w:numFmt w:val="bullet"/>
      <w:isLgl w:val="false"/>
      <w:suff w:val="tab"/>
      <w:lvlText w:val="·"/>
      <w:lvlJc w:val="left"/>
      <w:pPr>
        <w:ind w:left="2520" w:hanging="360"/>
      </w:pPr>
      <w:rPr>
        <w:rFonts w:ascii="Symbol" w:hAnsi="Symbol" w:cs="Symbol" w:eastAsia="Symbol"/>
      </w:rPr>
    </w:lvl>
    <w:lvl w:ilvl="4">
      <w:start w:val="1"/>
      <w:numFmt w:val="bullet"/>
      <w:isLgl w:val="false"/>
      <w:suff w:val="tab"/>
      <w:lvlText w:val="o"/>
      <w:lvlJc w:val="left"/>
      <w:pPr>
        <w:ind w:left="3240" w:hanging="360"/>
      </w:pPr>
      <w:rPr>
        <w:rFonts w:ascii="Courier New" w:hAnsi="Courier New" w:cs="Courier New" w:eastAsia="Courier New"/>
      </w:rPr>
    </w:lvl>
    <w:lvl w:ilvl="5">
      <w:start w:val="1"/>
      <w:numFmt w:val="bullet"/>
      <w:isLgl w:val="false"/>
      <w:suff w:val="tab"/>
      <w:lvlText w:val="§"/>
      <w:lvlJc w:val="left"/>
      <w:pPr>
        <w:ind w:left="3960" w:hanging="360"/>
      </w:pPr>
      <w:rPr>
        <w:rFonts w:ascii="Wingdings" w:hAnsi="Wingdings" w:cs="Wingdings" w:eastAsia="Wingdings"/>
      </w:rPr>
    </w:lvl>
    <w:lvl w:ilvl="6">
      <w:start w:val="1"/>
      <w:numFmt w:val="bullet"/>
      <w:isLgl w:val="false"/>
      <w:suff w:val="tab"/>
      <w:lvlText w:val="·"/>
      <w:lvlJc w:val="left"/>
      <w:pPr>
        <w:ind w:left="4680" w:hanging="360"/>
      </w:pPr>
      <w:rPr>
        <w:rFonts w:ascii="Symbol" w:hAnsi="Symbol" w:cs="Symbol" w:eastAsia="Symbol"/>
      </w:rPr>
    </w:lvl>
    <w:lvl w:ilvl="7">
      <w:start w:val="1"/>
      <w:numFmt w:val="bullet"/>
      <w:isLgl w:val="false"/>
      <w:suff w:val="tab"/>
      <w:lvlText w:val="o"/>
      <w:lvlJc w:val="left"/>
      <w:pPr>
        <w:ind w:left="5400" w:hanging="360"/>
      </w:pPr>
      <w:rPr>
        <w:rFonts w:ascii="Courier New" w:hAnsi="Courier New" w:cs="Courier New" w:eastAsia="Courier New"/>
      </w:rPr>
    </w:lvl>
    <w:lvl w:ilvl="8">
      <w:start w:val="1"/>
      <w:numFmt w:val="bullet"/>
      <w:isLgl w:val="false"/>
      <w:suff w:val="tab"/>
      <w:lvlText w:val="§"/>
      <w:lvlJc w:val="left"/>
      <w:pPr>
        <w:ind w:left="6120" w:hanging="360"/>
      </w:pPr>
      <w:rPr>
        <w:rFonts w:ascii="Wingdings" w:hAnsi="Wingdings" w:cs="Wingdings" w:eastAsia="Wingdings"/>
      </w:rPr>
    </w:lvl>
  </w:abstractNum>
  <w:num w:numId="1">
    <w:abstractNumId w:val="10"/>
  </w:num>
  <w:num w:numId="2">
    <w:abstractNumId w:val="0"/>
  </w:num>
  <w:num w:numId="3">
    <w:abstractNumId w:val="3"/>
  </w:num>
  <w:num w:numId="4">
    <w:abstractNumId w:val="1"/>
  </w:num>
  <w:num w:numId="5">
    <w:abstractNumId w:val="2"/>
  </w:num>
  <w:num w:numId="6">
    <w:abstractNumId w:val="6"/>
  </w:num>
  <w:num w:numId="7">
    <w:abstractNumId w:val="9"/>
  </w:num>
  <w:num w:numId="8">
    <w:abstractNumId w:val="8"/>
  </w:num>
  <w:num w:numId="9">
    <w:abstractNumId w:val="4"/>
  </w:num>
  <w:num w:numId="10">
    <w:abstractNumId w:val="5"/>
  </w:num>
  <w:num w:numId="11">
    <w:abstractNumId w:val="11"/>
  </w:num>
  <w:num w:numId="12">
    <w:abstractNumId w:val="7"/>
  </w:num>
  <w:num w:numId="13">
    <w:abstractNumId w:val="12"/>
  </w:num>
  <w:num w:numId="14">
    <w:abstractNumId w:val="13"/>
  </w:num>
  <w:num w:numId="15">
    <w:abstractNumId w:val="14"/>
  </w:num>
  <w:num w:numId="16">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tophe De Vleeschouwer">
    <w15:presenceInfo w15:providerId="Teamlab" w15:userId="S-1-5-21-4103863886-1910364334-757622712-5173"/>
  </w15:person>
</w15:people>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m:brkBin m:val="before"/>
    <m:defJc m:val="centerGroup"/>
    <m:intLim m:val="subSup"/>
    <m:lMargin m:val="0"/>
    <m:mathFont m:val="Cambria Math"/>
    <m:naryLim m:val="undOvr"/>
    <m:rMargin m:val="0"/>
    <m:smallFrac m:val="false"/>
    <m:wrapIndent m:val="1440"/>
  </m:mathPr>
  <w:trackRevisions/>
  <w:footnotePr>
    <w:footnote w:id="-1"/>
    <w:footnote w:id="0"/>
    <w:numFmt w:val="decimal"/>
    <w:numRestart w:val="continuous"/>
    <w:numStart w:val="1"/>
    <w:pos w:val="pageBottom"/>
  </w:foot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Times New Roman"/>
        <w:color w:val="auto"/>
        <w:spacing w:val="0"/>
        <w:position w:val="0"/>
        <w:sz w:val="20"/>
        <w:szCs w:val="22"/>
        <w:lang w:val="en-US" w:bidi="ar-SA" w:eastAsia="fr-BE"/>
      </w:rPr>
    </w:rPrDefault>
    <w:pPrDefault>
      <w:pPr>
        <w:ind w:left="0" w:right="0" w:firstLine="0"/>
        <w:jc w:val="left"/>
        <w:spacing w:lineRule="auto" w:line="240" w:after="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45">
    <w:name w:val="Table Grid Light"/>
    <w:basedOn w:val="421"/>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52">
    <w:name w:val="Grid Table 1 Light - Accent 1"/>
    <w:basedOn w:val="421"/>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3">
    <w:name w:val="Grid Table 1 Light - Accent 2"/>
    <w:basedOn w:val="421"/>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4">
    <w:name w:val="Grid Table 1 Light - Accent 3"/>
    <w:basedOn w:val="421"/>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5">
    <w:name w:val="Grid Table 1 Light - Accent 4"/>
    <w:basedOn w:val="421"/>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6">
    <w:name w:val="Grid Table 1 Light - Accent 5"/>
    <w:basedOn w:val="421"/>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7">
    <w:name w:val="Grid Table 1 Light - Accent 6"/>
    <w:basedOn w:val="421"/>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59">
    <w:name w:val="Grid Table 2 - Accent 1"/>
    <w:basedOn w:val="421"/>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0">
    <w:name w:val="Grid Table 2 - Accent 2"/>
    <w:basedOn w:val="421"/>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1">
    <w:name w:val="Grid Table 2 - Accent 3"/>
    <w:basedOn w:val="421"/>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2">
    <w:name w:val="Grid Table 2 - Accent 4"/>
    <w:basedOn w:val="421"/>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3">
    <w:name w:val="Grid Table 2 - Accent 5"/>
    <w:basedOn w:val="421"/>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5"/>
          <w:right w:val="none" w:color="000000" w:sz="4" w:space="0"/>
          <w:bottom w:val="none" w:color="000000" w:sz="4" w:space="0"/>
        </w:tcBorders>
      </w:tcPr>
    </w:tblStylePr>
  </w:style>
  <w:style w:type="table" w:styleId="64">
    <w:name w:val="Grid Table 2 - Accent 6"/>
    <w:basedOn w:val="421"/>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6"/>
          <w:right w:val="none" w:color="000000" w:sz="4" w:space="0"/>
          <w:bottom w:val="none" w:color="000000" w:sz="4" w:space="0"/>
        </w:tcBorders>
      </w:tcPr>
    </w:tblStylePr>
  </w:style>
  <w:style w:type="table" w:styleId="66">
    <w:name w:val="Grid Table 3 - Accent 1"/>
    <w:basedOn w:val="421"/>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7">
    <w:name w:val="Grid Table 3 - Accent 2"/>
    <w:basedOn w:val="421"/>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3"/>
    <w:basedOn w:val="421"/>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4"/>
    <w:basedOn w:val="421"/>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5"/>
    <w:basedOn w:val="421"/>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6"/>
    <w:basedOn w:val="421"/>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3">
    <w:name w:val="Grid Table 4 - Accent 1"/>
    <w:basedOn w:val="421"/>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32"/>
      </w:tcPr>
    </w:tblStylePr>
    <w:tblStylePr w:type="band1Vert">
      <w:rPr>
        <w:rFonts w:ascii="Arial" w:hAnsi="Arial"/>
        <w:color w:val="404040"/>
        <w:sz w:val="22"/>
      </w:rPr>
      <w:tcPr>
        <w:shd w:val="clear" w:color="auto" w:fill="FFFFFF" w:themeFill="accent1" w:themeFillTint="32"/>
      </w:tcPr>
    </w:tblStylePr>
    <w:tblStylePr w:type="firstCol">
      <w:rPr>
        <w:b/>
        <w:color w:val="404040"/>
      </w:rPr>
    </w:tblStylePr>
    <w:tblStylePr w:type="firstRow">
      <w:rPr>
        <w:rFonts w:ascii="Arial" w:hAnsi="Arial"/>
        <w:b/>
        <w:color w:val="FFFFFF"/>
        <w:sz w:val="22"/>
      </w:rPr>
      <w:tcPr>
        <w:shd w:val="clear" w:color="auto" w:fill="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4">
    <w:name w:val="Grid Table 4 - Accent 2"/>
    <w:basedOn w:val="421"/>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rFonts w:ascii="Arial" w:hAnsi="Arial"/>
        <w:b/>
        <w:color w:val="FFFFFF"/>
        <w:sz w:val="22"/>
      </w:rPr>
      <w:tcPr>
        <w:shd w:val="clear" w:color="auto" w:fill="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5">
    <w:name w:val="Grid Table 4 - Accent 3"/>
    <w:basedOn w:val="421"/>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rFonts w:ascii="Arial" w:hAnsi="Arial"/>
        <w:b/>
        <w:color w:val="FFFFFF"/>
        <w:sz w:val="22"/>
      </w:rPr>
      <w:tcPr>
        <w:shd w:val="clear" w:color="auto" w:fill="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6">
    <w:name w:val="Grid Table 4 - Accent 4"/>
    <w:basedOn w:val="421"/>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rFonts w:ascii="Arial" w:hAnsi="Arial"/>
        <w:b/>
        <w:color w:val="FFFFFF"/>
        <w:sz w:val="22"/>
      </w:rPr>
      <w:tcPr>
        <w:shd w:val="clear" w:color="auto" w:fill="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7">
    <w:name w:val="Grid Table 4 - Accent 5"/>
    <w:basedOn w:val="421"/>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rFonts w:ascii="Arial" w:hAnsi="Arial"/>
        <w:b/>
        <w:color w:val="FFFFFF"/>
        <w:sz w:val="22"/>
      </w:rPr>
      <w:tcPr>
        <w:shd w:val="clear" w:color="auto" w:fill="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8">
    <w:name w:val="Grid Table 4 - Accent 6"/>
    <w:basedOn w:val="421"/>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rFonts w:ascii="Arial" w:hAnsi="Arial"/>
        <w:b/>
        <w:color w:val="FFFFFF"/>
        <w:sz w:val="22"/>
      </w:rPr>
      <w:tcPr>
        <w:shd w:val="clear" w:color="auto" w:fill="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81">
    <w:name w:val="Grid Table 5 Dark - Accent 2"/>
    <w:basedOn w:val="42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2" w:themeFillTint="32"/>
    </w:tblPr>
    <w:tblStylePr w:type="band1Horz">
      <w:tcPr>
        <w:shd w:val="clear" w:color="auto" w:fill="FFFFFF" w:themeFill="accent2" w:themeFillTint="75"/>
      </w:tcPr>
    </w:tblStylePr>
    <w:tblStylePr w:type="band1Vert">
      <w:tcPr>
        <w:shd w:val="clear" w:color="auto" w:fill="FFFFFF" w:themeFill="accent2" w:themeFillTint="75"/>
      </w:tcPr>
    </w:tblStylePr>
    <w:tblStylePr w:type="firstCol">
      <w:rPr>
        <w:rFonts w:ascii="Arial" w:hAnsi="Arial"/>
        <w:b/>
        <w:color w:val="FFFFFF"/>
        <w:sz w:val="22"/>
      </w:rPr>
      <w:tcPr>
        <w:shd w:val="clear" w:color="auto" w:fill="FFFFFF" w:themeFill="accent2"/>
      </w:tcPr>
    </w:tblStylePr>
    <w:tblStylePr w:type="firstRow">
      <w:rPr>
        <w:rFonts w:ascii="Arial" w:hAnsi="Arial"/>
        <w:b/>
        <w:color w:val="FFFFFF"/>
        <w:sz w:val="22"/>
      </w:rPr>
      <w:tcPr>
        <w:shd w:val="clear" w:color="auto" w:fill="FFFFFF" w:themeFill="accent2"/>
      </w:tcPr>
    </w:tblStylePr>
    <w:tblStylePr w:type="lastCol">
      <w:rPr>
        <w:rFonts w:ascii="Arial" w:hAnsi="Arial"/>
        <w:b/>
        <w:color w:val="FFFFFF"/>
        <w:sz w:val="22"/>
      </w:rPr>
      <w:tcPr>
        <w:shd w:val="clear" w:color="auto" w:fill="FFFFFF" w:themeFill="accent2"/>
      </w:tcPr>
    </w:tblStylePr>
    <w:tblStylePr w:type="lastRow">
      <w:rPr>
        <w:rFonts w:ascii="Arial" w:hAnsi="Arial"/>
        <w:b/>
        <w:color w:val="FFFFFF"/>
        <w:sz w:val="22"/>
      </w:rPr>
      <w:tcPr>
        <w:shd w:val="clear" w:color="auto" w:fill="FFFFFF" w:themeFill="accent2"/>
        <w:tcBorders>
          <w:top w:val="single" w:color="000000" w:sz="4" w:space="0" w:themeColor="light1"/>
        </w:tcBorders>
      </w:tcPr>
    </w:tblStylePr>
  </w:style>
  <w:style w:type="table" w:styleId="82">
    <w:name w:val="Grid Table 5 Dark - Accent 3"/>
    <w:basedOn w:val="42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3" w:themeFillTint="34"/>
    </w:tblPr>
    <w:tblStylePr w:type="band1Horz">
      <w:tcPr>
        <w:shd w:val="clear" w:color="auto" w:fill="FFFFFF" w:themeFill="accent3" w:themeFillTint="75"/>
      </w:tcPr>
    </w:tblStylePr>
    <w:tblStylePr w:type="band1Vert">
      <w:tcPr>
        <w:shd w:val="clear" w:color="auto" w:fill="FFFFFF" w:themeFill="accent3" w:themeFillTint="75"/>
      </w:tcPr>
    </w:tblStylePr>
    <w:tblStylePr w:type="firstCol">
      <w:rPr>
        <w:rFonts w:ascii="Arial" w:hAnsi="Arial"/>
        <w:b/>
        <w:color w:val="FFFFFF"/>
        <w:sz w:val="22"/>
      </w:rPr>
      <w:tcPr>
        <w:shd w:val="clear" w:color="auto" w:fill="FFFFFF" w:themeFill="accent3"/>
      </w:tcPr>
    </w:tblStylePr>
    <w:tblStylePr w:type="firstRow">
      <w:rPr>
        <w:rFonts w:ascii="Arial" w:hAnsi="Arial"/>
        <w:b/>
        <w:color w:val="FFFFFF"/>
        <w:sz w:val="22"/>
      </w:rPr>
      <w:tcPr>
        <w:shd w:val="clear" w:color="auto" w:fill="FFFFFF" w:themeFill="accent3"/>
      </w:tcPr>
    </w:tblStylePr>
    <w:tblStylePr w:type="lastCol">
      <w:rPr>
        <w:rFonts w:ascii="Arial" w:hAnsi="Arial"/>
        <w:b/>
        <w:color w:val="FFFFFF"/>
        <w:sz w:val="22"/>
      </w:rPr>
      <w:tcPr>
        <w:shd w:val="clear" w:color="auto" w:fill="FFFFFF" w:themeFill="accent3"/>
      </w:tcPr>
    </w:tblStylePr>
    <w:tblStylePr w:type="lastRow">
      <w:rPr>
        <w:rFonts w:ascii="Arial" w:hAnsi="Arial"/>
        <w:b/>
        <w:color w:val="FFFFFF"/>
        <w:sz w:val="22"/>
      </w:rPr>
      <w:tcPr>
        <w:shd w:val="clear" w:color="auto" w:fill="FFFFFF" w:themeFill="accent3"/>
        <w:tcBorders>
          <w:top w:val="single" w:color="000000" w:sz="4" w:space="0" w:themeColor="light1"/>
        </w:tcBorders>
      </w:tcPr>
    </w:tblStylePr>
  </w:style>
  <w:style w:type="table" w:styleId="84">
    <w:name w:val="Grid Table 5 Dark - Accent 5"/>
    <w:basedOn w:val="42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5" w:themeFillTint="34"/>
    </w:tblPr>
    <w:tblStylePr w:type="band1Horz">
      <w:tcPr>
        <w:shd w:val="clear" w:color="auto" w:fill="FFFFFF" w:themeFill="accent5" w:themeFillTint="75"/>
      </w:tcPr>
    </w:tblStylePr>
    <w:tblStylePr w:type="band1Vert">
      <w:tcPr>
        <w:shd w:val="clear" w:color="auto" w:fill="FFFFFF" w:themeFill="accent5" w:themeFillTint="75"/>
      </w:tcPr>
    </w:tblStylePr>
    <w:tblStylePr w:type="firstCol">
      <w:rPr>
        <w:rFonts w:ascii="Arial" w:hAnsi="Arial"/>
        <w:b/>
        <w:color w:val="FFFFFF"/>
        <w:sz w:val="22"/>
      </w:rPr>
      <w:tcPr>
        <w:shd w:val="clear" w:color="auto" w:fill="FFFFFF" w:themeFill="accent5"/>
      </w:tcPr>
    </w:tblStylePr>
    <w:tblStylePr w:type="firstRow">
      <w:rPr>
        <w:rFonts w:ascii="Arial" w:hAnsi="Arial"/>
        <w:b/>
        <w:color w:val="FFFFFF"/>
        <w:sz w:val="22"/>
      </w:rPr>
      <w:tcPr>
        <w:shd w:val="clear" w:color="auto" w:fill="FFFFFF" w:themeFill="accent5"/>
      </w:tcPr>
    </w:tblStylePr>
    <w:tblStylePr w:type="lastCol">
      <w:rPr>
        <w:rFonts w:ascii="Arial" w:hAnsi="Arial"/>
        <w:b/>
        <w:color w:val="FFFFFF"/>
        <w:sz w:val="22"/>
      </w:rPr>
      <w:tcPr>
        <w:shd w:val="clear" w:color="auto" w:fill="FFFFFF" w:themeFill="accent5"/>
      </w:tcPr>
    </w:tblStylePr>
    <w:tblStylePr w:type="lastRow">
      <w:rPr>
        <w:rFonts w:ascii="Arial" w:hAnsi="Arial"/>
        <w:b/>
        <w:color w:val="FFFFFF"/>
        <w:sz w:val="22"/>
      </w:rPr>
      <w:tcPr>
        <w:shd w:val="clear" w:color="auto" w:fill="FFFFFF" w:themeFill="accent5"/>
        <w:tcBorders>
          <w:top w:val="single" w:color="000000" w:sz="4" w:space="0" w:themeColor="light1"/>
        </w:tcBorders>
      </w:tcPr>
    </w:tblStylePr>
  </w:style>
  <w:style w:type="table" w:styleId="85">
    <w:name w:val="Grid Table 5 Dark - Accent 6"/>
    <w:basedOn w:val="42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6" w:themeFillTint="34"/>
    </w:tblPr>
    <w:tblStylePr w:type="band1Horz">
      <w:tcPr>
        <w:shd w:val="clear" w:color="auto" w:fill="FFFFFF" w:themeFill="accent6" w:themeFillTint="75"/>
      </w:tcPr>
    </w:tblStylePr>
    <w:tblStylePr w:type="band1Vert">
      <w:tcPr>
        <w:shd w:val="clear" w:color="auto" w:fill="FFFFFF" w:themeFill="accent6" w:themeFillTint="75"/>
      </w:tcPr>
    </w:tblStylePr>
    <w:tblStylePr w:type="firstCol">
      <w:rPr>
        <w:rFonts w:ascii="Arial" w:hAnsi="Arial"/>
        <w:b/>
        <w:color w:val="FFFFFF"/>
        <w:sz w:val="22"/>
      </w:rPr>
      <w:tcPr>
        <w:shd w:val="clear" w:color="auto" w:fill="FFFFFF" w:themeFill="accent6"/>
      </w:tcPr>
    </w:tblStylePr>
    <w:tblStylePr w:type="firstRow">
      <w:rPr>
        <w:rFonts w:ascii="Arial" w:hAnsi="Arial"/>
        <w:b/>
        <w:color w:val="FFFFFF"/>
        <w:sz w:val="22"/>
      </w:rPr>
      <w:tcPr>
        <w:shd w:val="clear" w:color="auto" w:fill="FFFFFF" w:themeFill="accent6"/>
      </w:tcPr>
    </w:tblStylePr>
    <w:tblStylePr w:type="lastCol">
      <w:rPr>
        <w:rFonts w:ascii="Arial" w:hAnsi="Arial"/>
        <w:b/>
        <w:color w:val="FFFFFF"/>
        <w:sz w:val="22"/>
      </w:rPr>
      <w:tcPr>
        <w:shd w:val="clear" w:color="auto" w:fill="FFFFFF" w:themeFill="accent6"/>
      </w:tcPr>
    </w:tblStylePr>
    <w:tblStylePr w:type="lastRow">
      <w:rPr>
        <w:rFonts w:ascii="Arial" w:hAnsi="Arial"/>
        <w:b/>
        <w:color w:val="FFFFFF"/>
        <w:sz w:val="22"/>
      </w:rPr>
      <w:tcPr>
        <w:shd w:val="clear" w:color="auto" w:fill="FFFFFF" w:themeFill="accent6"/>
        <w:tcBorders>
          <w:top w:val="single" w:color="000000" w:sz="4" w:space="0" w:themeColor="light1"/>
        </w:tcBorders>
      </w:tcPr>
    </w:tblStylePr>
  </w:style>
  <w:style w:type="table" w:styleId="87">
    <w:name w:val="Grid Table 6 Colorful - Accent 1"/>
    <w:basedOn w:val="421"/>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88">
    <w:name w:val="Grid Table 6 Colorful - Accent 2"/>
    <w:basedOn w:val="421"/>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9">
    <w:name w:val="Grid Table 6 Colorful - Accent 3"/>
    <w:basedOn w:val="421"/>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0">
    <w:name w:val="Grid Table 6 Colorful - Accent 4"/>
    <w:basedOn w:val="421"/>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1">
    <w:name w:val="Grid Table 6 Colorful - Accent 5"/>
    <w:basedOn w:val="421"/>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2">
    <w:name w:val="Grid Table 6 Colorful - Accent 6"/>
    <w:basedOn w:val="421"/>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4">
    <w:name w:val="Grid Table 7 Colorful - Accent 1"/>
    <w:basedOn w:val="421"/>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auto" w:fill="FFFFFF"/>
        <w:tcBorders>
          <w:left w:val="none"/>
          <w:top w:val="none"/>
          <w:right w:val="single" w:color="000000" w:sz="4" w:space="0" w:themeColor="accent1" w:themeTint="80"/>
          <w:bottom w:val="none"/>
        </w:tcBorders>
      </w:tcPr>
    </w:tblStylePr>
    <w:tblStylePr w:type="firstRow">
      <w:rPr>
        <w:rFonts w:ascii="Arial" w:hAnsi="Arial"/>
        <w:b/>
        <w:color w:val="317BBA" w:themeColor="accent1" w:themeTint="80" w:themeShade="95"/>
        <w:sz w:val="22"/>
      </w:rPr>
      <w:tcPr>
        <w:shd w:val="clear" w:color="auto" w:fill="FFFFFF" w:themeFill="light1"/>
        <w:tcBorders>
          <w:left w:val="none"/>
          <w:top w:val="none"/>
          <w:right w:val="none"/>
          <w:bottom w:val="single" w:color="000000" w:sz="4" w:space="0" w:themeColor="accent1" w:themeTint="80"/>
        </w:tcBorders>
      </w:tcPr>
    </w:tblStylePr>
    <w:tblStylePr w:type="lastCol">
      <w:rPr>
        <w:rFonts w:ascii="Arial" w:hAnsi="Arial"/>
        <w:i/>
        <w:color w:val="317BBA" w:themeColor="accent1" w:themeTint="80" w:themeShade="95"/>
        <w:sz w:val="22"/>
      </w:rPr>
      <w:tcPr>
        <w:shd w:color="auto" w:fill="FFFFFF"/>
        <w:tcBorders>
          <w:left w:val="single" w:color="000000" w:sz="4" w:space="0" w:themeColor="accent1" w:themeTint="80"/>
          <w:top w:val="none"/>
          <w:right w:val="none"/>
          <w:bottom w:val="none"/>
        </w:tcBorders>
      </w:tcPr>
    </w:tblStylePr>
    <w:tblStylePr w:type="lastRow">
      <w:rPr>
        <w:rFonts w:ascii="Arial" w:hAnsi="Arial"/>
        <w:b/>
        <w:color w:val="317BBA" w:themeColor="accent1" w:themeTint="80" w:themeShade="95"/>
        <w:sz w:val="22"/>
      </w:rPr>
      <w:tcPr>
        <w:shd w:val="clear" w:color="auto" w:fill="FFFFFF" w:themeFill="light1"/>
        <w:tcBorders>
          <w:left w:val="none"/>
          <w:top w:val="single" w:color="000000" w:sz="4" w:space="0" w:themeColor="accent1" w:themeTint="80"/>
          <w:right w:val="none"/>
          <w:bottom w:val="none"/>
        </w:tcBorders>
      </w:tcPr>
    </w:tblStylePr>
  </w:style>
  <w:style w:type="table" w:styleId="95">
    <w:name w:val="Grid Table 7 Colorful - Accent 2"/>
    <w:basedOn w:val="421"/>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b/>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b/>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style>
  <w:style w:type="table" w:styleId="96">
    <w:name w:val="Grid Table 7 Colorful - Accent 3"/>
    <w:basedOn w:val="421"/>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auto" w:fill="FFFFFF"/>
        <w:tcBorders>
          <w:left w:val="none"/>
          <w:top w:val="none"/>
          <w:right w:val="single" w:color="000000" w:sz="4" w:space="0" w:themeColor="accent3" w:themeTint="FE"/>
          <w:bottom w:val="none"/>
        </w:tcBorders>
      </w:tcPr>
    </w:tblStylePr>
    <w:tblStylePr w:type="firstRow">
      <w:rPr>
        <w:rFonts w:ascii="Arial" w:hAnsi="Arial"/>
        <w:b/>
        <w:color w:val="606060" w:themeColor="accent3" w:themeTint="FE" w:themeShade="95"/>
        <w:sz w:val="22"/>
      </w:rPr>
      <w:tcPr>
        <w:shd w:val="clear" w:color="auto" w:fill="FFFFFF" w:themeFill="light1"/>
        <w:tcBorders>
          <w:left w:val="none"/>
          <w:top w:val="none"/>
          <w:right w:val="none"/>
          <w:bottom w:val="single" w:color="000000" w:sz="4" w:space="0" w:themeColor="accent3" w:themeTint="FE"/>
        </w:tcBorders>
      </w:tcPr>
    </w:tblStylePr>
    <w:tblStylePr w:type="lastCol">
      <w:rPr>
        <w:rFonts w:ascii="Arial" w:hAnsi="Arial"/>
        <w:i/>
        <w:color w:val="606060" w:themeColor="accent3" w:themeTint="FE" w:themeShade="95"/>
        <w:sz w:val="22"/>
      </w:rPr>
      <w:tcPr>
        <w:shd w:color="auto" w:fill="FFFFFF"/>
        <w:tcBorders>
          <w:left w:val="single" w:color="000000" w:sz="4" w:space="0" w:themeColor="accent3" w:themeTint="FE"/>
          <w:top w:val="none"/>
          <w:right w:val="none"/>
          <w:bottom w:val="none"/>
        </w:tcBorders>
      </w:tcPr>
    </w:tblStylePr>
    <w:tblStylePr w:type="lastRow">
      <w:rPr>
        <w:rFonts w:ascii="Arial" w:hAnsi="Arial"/>
        <w:b/>
        <w:color w:val="606060" w:themeColor="accent3" w:themeTint="FE" w:themeShade="95"/>
        <w:sz w:val="22"/>
      </w:rPr>
      <w:tcPr>
        <w:shd w:val="clear" w:color="auto" w:fill="FFFFFF" w:themeFill="light1"/>
        <w:tcBorders>
          <w:left w:val="none"/>
          <w:top w:val="single" w:color="000000" w:sz="4" w:space="0" w:themeColor="accent3" w:themeTint="FE"/>
          <w:right w:val="none"/>
          <w:bottom w:val="none"/>
        </w:tcBorders>
      </w:tcPr>
    </w:tblStylePr>
  </w:style>
  <w:style w:type="table" w:styleId="97">
    <w:name w:val="Grid Table 7 Colorful - Accent 4"/>
    <w:basedOn w:val="421"/>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b/>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b/>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style>
  <w:style w:type="table" w:styleId="98">
    <w:name w:val="Grid Table 7 Colorful - Accent 5"/>
    <w:basedOn w:val="421"/>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auto" w:fill="FFFFFF"/>
        <w:tcBorders>
          <w:left w:val="none"/>
          <w:top w:val="none"/>
          <w:right w:val="single" w:color="000000" w:sz="4" w:space="0" w:themeColor="accent5" w:themeTint="90"/>
          <w:bottom w:val="none"/>
        </w:tcBorders>
      </w:tcPr>
    </w:tblStylePr>
    <w:tblStylePr w:type="firstRow">
      <w:rPr>
        <w:rFonts w:ascii="Arial" w:hAnsi="Arial"/>
        <w:b/>
        <w:color w:val="254374" w:themeColor="accent5" w:themeShade="95"/>
        <w:sz w:val="22"/>
      </w:rPr>
      <w:tcPr>
        <w:shd w:val="clear" w:color="auto" w:fill="FFFFFF" w:themeFill="light1"/>
        <w:tcBorders>
          <w:left w:val="none"/>
          <w:top w:val="none"/>
          <w:right w:val="none"/>
          <w:bottom w:val="single" w:color="000000" w:sz="4" w:space="0" w:themeColor="accent5" w:themeTint="90"/>
        </w:tcBorders>
      </w:tcPr>
    </w:tblStylePr>
    <w:tblStylePr w:type="lastCol">
      <w:rPr>
        <w:rFonts w:ascii="Arial" w:hAnsi="Arial"/>
        <w:i/>
        <w:color w:val="254374" w:themeColor="accent5" w:themeShade="95"/>
        <w:sz w:val="22"/>
      </w:rPr>
      <w:tcPr>
        <w:shd w:color="auto" w:fill="FFFFFF"/>
        <w:tcBorders>
          <w:left w:val="single" w:color="000000" w:sz="4" w:space="0" w:themeColor="accent5" w:themeTint="90"/>
          <w:top w:val="none"/>
          <w:right w:val="none"/>
          <w:bottom w:val="none"/>
        </w:tcBorders>
      </w:tcPr>
    </w:tblStylePr>
    <w:tblStylePr w:type="lastRow">
      <w:rPr>
        <w:rFonts w:ascii="Arial" w:hAnsi="Arial"/>
        <w:b/>
        <w:color w:val="254374" w:themeColor="accent5" w:themeShade="95"/>
        <w:sz w:val="22"/>
      </w:rPr>
      <w:tcPr>
        <w:shd w:val="clear" w:color="auto" w:fill="FFFFFF" w:themeFill="light1"/>
        <w:tcBorders>
          <w:left w:val="none"/>
          <w:top w:val="single" w:color="000000" w:sz="4" w:space="0" w:themeColor="accent5" w:themeTint="90"/>
          <w:right w:val="none"/>
          <w:bottom w:val="none"/>
        </w:tcBorders>
      </w:tcPr>
    </w:tblStylePr>
  </w:style>
  <w:style w:type="table" w:styleId="99">
    <w:name w:val="Grid Table 7 Colorful - Accent 6"/>
    <w:basedOn w:val="421"/>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auto" w:fill="FFFFFF"/>
        <w:tcBorders>
          <w:left w:val="none"/>
          <w:top w:val="none"/>
          <w:right w:val="single" w:color="000000" w:sz="4" w:space="0" w:themeColor="accent6" w:themeTint="90"/>
          <w:bottom w:val="none"/>
        </w:tcBorders>
      </w:tcPr>
    </w:tblStylePr>
    <w:tblStylePr w:type="firstRow">
      <w:rPr>
        <w:rFonts w:ascii="Arial" w:hAnsi="Arial"/>
        <w:b/>
        <w:color w:val="426429" w:themeColor="accent6" w:themeShade="95"/>
        <w:sz w:val="22"/>
      </w:rPr>
      <w:tcPr>
        <w:shd w:val="clear" w:color="auto" w:fill="FFFFFF" w:themeFill="light1"/>
        <w:tcBorders>
          <w:left w:val="none"/>
          <w:top w:val="none"/>
          <w:right w:val="none"/>
          <w:bottom w:val="single" w:color="000000" w:sz="4" w:space="0" w:themeColor="accent6" w:themeTint="90"/>
        </w:tcBorders>
      </w:tcPr>
    </w:tblStylePr>
    <w:tblStylePr w:type="lastCol">
      <w:rPr>
        <w:rFonts w:ascii="Arial" w:hAnsi="Arial"/>
        <w:i/>
        <w:color w:val="426429" w:themeColor="accent6" w:themeShade="95"/>
        <w:sz w:val="22"/>
      </w:rPr>
      <w:tcPr>
        <w:shd w:color="auto" w:fill="FFFFFF"/>
        <w:tcBorders>
          <w:left w:val="single" w:color="000000" w:sz="4" w:space="0" w:themeColor="accent6" w:themeTint="90"/>
          <w:top w:val="none"/>
          <w:right w:val="none"/>
          <w:bottom w:val="none"/>
        </w:tcBorders>
      </w:tcPr>
    </w:tblStylePr>
    <w:tblStylePr w:type="lastRow">
      <w:rPr>
        <w:rFonts w:ascii="Arial" w:hAnsi="Arial"/>
        <w:b/>
        <w:color w:val="426429" w:themeColor="accent6" w:themeShade="95"/>
        <w:sz w:val="22"/>
      </w:rPr>
      <w:tcPr>
        <w:shd w:val="clear" w:color="auto" w:fill="FFFFFF" w:themeFill="light1"/>
        <w:tcBorders>
          <w:left w:val="none"/>
          <w:top w:val="single" w:color="000000" w:sz="4" w:space="0" w:themeColor="accent6" w:themeTint="90"/>
          <w:right w:val="none"/>
          <w:bottom w:val="none"/>
        </w:tcBorders>
      </w:tcPr>
    </w:tblStylePr>
  </w:style>
  <w:style w:type="table" w:styleId="101">
    <w:name w:val="List Table 1 Light - Accent 1"/>
    <w:basedOn w:val="421"/>
    <w:uiPriority w:val="99"/>
    <w:pPr>
      <w:spacing w:lineRule="auto" w:line="240" w:after="0"/>
    </w:pPr>
    <w:tblPr>
      <w:tblStyleRowBandSize w:val="1"/>
      <w:tblStyleColBandSize w:val="1"/>
      <w:tblInd w:w="0" w:type="dxa"/>
    </w:tblPr>
    <w:tblStylePr w:type="band1Horz">
      <w:tcPr>
        <w:shd w:val="clear" w:color="auto" w:fill="FFFFFF" w:themeFill="accent1" w:themeFillTint="40"/>
      </w:tcPr>
    </w:tblStylePr>
    <w:tblStylePr w:type="band1Vert">
      <w:tcPr>
        <w:shd w:val="clear" w:color="auto" w:fill="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2">
    <w:name w:val="List Table 1 Light - Accent 2"/>
    <w:basedOn w:val="421"/>
    <w:uiPriority w:val="99"/>
    <w:pPr>
      <w:spacing w:lineRule="auto" w:line="240" w:after="0"/>
    </w:pPr>
    <w:tblPr>
      <w:tblStyleRowBandSize w:val="1"/>
      <w:tblStyleColBandSize w:val="1"/>
      <w:tblInd w:w="0" w:type="dxa"/>
    </w:tblPr>
    <w:tblStylePr w:type="band1Horz">
      <w:tcPr>
        <w:shd w:val="clear" w:color="auto" w:fill="FFFFFF" w:themeFill="accent2" w:themeFillTint="40"/>
      </w:tcPr>
    </w:tblStylePr>
    <w:tblStylePr w:type="band1Vert">
      <w:tcPr>
        <w:shd w:val="clear" w:color="auto" w:fill="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3">
    <w:name w:val="List Table 1 Light - Accent 3"/>
    <w:basedOn w:val="421"/>
    <w:uiPriority w:val="99"/>
    <w:pPr>
      <w:spacing w:lineRule="auto" w:line="240" w:after="0"/>
    </w:pPr>
    <w:tblPr>
      <w:tblStyleRowBandSize w:val="1"/>
      <w:tblStyleColBandSize w:val="1"/>
      <w:tblInd w:w="0" w:type="dxa"/>
    </w:tblPr>
    <w:tblStylePr w:type="band1Horz">
      <w:tcPr>
        <w:shd w:val="clear" w:color="auto" w:fill="FFFFFF" w:themeFill="accent3" w:themeFillTint="40"/>
      </w:tcPr>
    </w:tblStylePr>
    <w:tblStylePr w:type="band1Vert">
      <w:tcPr>
        <w:shd w:val="clear" w:color="auto" w:fill="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4">
    <w:name w:val="List Table 1 Light - Accent 4"/>
    <w:basedOn w:val="421"/>
    <w:uiPriority w:val="99"/>
    <w:pPr>
      <w:spacing w:lineRule="auto" w:line="240" w:after="0"/>
    </w:pPr>
    <w:tblPr>
      <w:tblStyleRowBandSize w:val="1"/>
      <w:tblStyleColBandSize w:val="1"/>
      <w:tblInd w:w="0" w:type="dxa"/>
    </w:tblPr>
    <w:tblStylePr w:type="band1Horz">
      <w:tcPr>
        <w:shd w:val="clear" w:color="auto" w:fill="FFFFFF" w:themeFill="accent4" w:themeFillTint="40"/>
      </w:tcPr>
    </w:tblStylePr>
    <w:tblStylePr w:type="band1Vert">
      <w:tcPr>
        <w:shd w:val="clear" w:color="auto" w:fill="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5">
    <w:name w:val="List Table 1 Light - Accent 5"/>
    <w:basedOn w:val="421"/>
    <w:uiPriority w:val="99"/>
    <w:pPr>
      <w:spacing w:lineRule="auto" w:line="240" w:after="0"/>
    </w:pPr>
    <w:tblPr>
      <w:tblStyleRowBandSize w:val="1"/>
      <w:tblStyleColBandSize w:val="1"/>
      <w:tblInd w:w="0" w:type="dxa"/>
    </w:tblPr>
    <w:tblStylePr w:type="band1Horz">
      <w:tcPr>
        <w:shd w:val="clear" w:color="auto" w:fill="FFFFFF" w:themeFill="accent5" w:themeFillTint="40"/>
      </w:tcPr>
    </w:tblStylePr>
    <w:tblStylePr w:type="band1Vert">
      <w:tcPr>
        <w:shd w:val="clear" w:color="auto" w:fill="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6">
    <w:name w:val="List Table 1 Light - Accent 6"/>
    <w:basedOn w:val="421"/>
    <w:uiPriority w:val="99"/>
    <w:pPr>
      <w:spacing w:lineRule="auto" w:line="240" w:after="0"/>
    </w:pPr>
    <w:tblPr>
      <w:tblStyleRowBandSize w:val="1"/>
      <w:tblStyleColBandSize w:val="1"/>
      <w:tblInd w:w="0" w:type="dxa"/>
    </w:tblPr>
    <w:tblStylePr w:type="band1Horz">
      <w:tcPr>
        <w:shd w:val="clear" w:color="auto" w:fill="FFFFFF" w:themeFill="accent6" w:themeFillTint="40"/>
      </w:tcPr>
    </w:tblStylePr>
    <w:tblStylePr w:type="band1Vert">
      <w:tcPr>
        <w:shd w:val="clear" w:color="auto" w:fill="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8">
    <w:name w:val="List Table 2 - Accent 1"/>
    <w:basedOn w:val="421"/>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09">
    <w:name w:val="List Table 2 - Accent 2"/>
    <w:basedOn w:val="421"/>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0">
    <w:name w:val="List Table 2 - Accent 3"/>
    <w:basedOn w:val="421"/>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1">
    <w:name w:val="List Table 2 - Accent 4"/>
    <w:basedOn w:val="421"/>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2">
    <w:name w:val="List Table 2 - Accent 5"/>
    <w:basedOn w:val="421"/>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3">
    <w:name w:val="List Table 2 - Accent 6"/>
    <w:basedOn w:val="421"/>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5">
    <w:name w:val="List Table 3 - Accent 1"/>
    <w:basedOn w:val="421"/>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16">
    <w:name w:val="List Table 3 - Accent 2"/>
    <w:basedOn w:val="421"/>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FFFFFF" w:themeFill="accent2" w:themeFillTint="97"/>
      </w:tcPr>
    </w:tblStylePr>
    <w:tblStylePr w:type="lastCol">
      <w:rPr>
        <w:b/>
        <w:color w:val="404040"/>
      </w:rPr>
    </w:tblStylePr>
    <w:tblStylePr w:type="lastRow">
      <w:rPr>
        <w:b/>
        <w:color w:val="404040"/>
      </w:rPr>
    </w:tblStylePr>
  </w:style>
  <w:style w:type="table" w:styleId="117">
    <w:name w:val="List Table 3 - Accent 3"/>
    <w:basedOn w:val="421"/>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FFFFFF" w:themeFill="accent3" w:themeFillTint="98"/>
      </w:tcPr>
    </w:tblStylePr>
    <w:tblStylePr w:type="lastCol">
      <w:rPr>
        <w:b/>
        <w:color w:val="404040"/>
      </w:rPr>
    </w:tblStylePr>
    <w:tblStylePr w:type="lastRow">
      <w:rPr>
        <w:b/>
        <w:color w:val="404040"/>
      </w:rPr>
    </w:tblStylePr>
  </w:style>
  <w:style w:type="table" w:styleId="118">
    <w:name w:val="List Table 3 - Accent 4"/>
    <w:basedOn w:val="421"/>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FFFFFF" w:themeFill="accent4" w:themeFillTint="9A"/>
      </w:tcPr>
    </w:tblStylePr>
    <w:tblStylePr w:type="lastCol">
      <w:rPr>
        <w:b/>
        <w:color w:val="404040"/>
      </w:rPr>
    </w:tblStylePr>
    <w:tblStylePr w:type="lastRow">
      <w:rPr>
        <w:b/>
        <w:color w:val="404040"/>
      </w:rPr>
    </w:tblStylePr>
  </w:style>
  <w:style w:type="table" w:styleId="119">
    <w:name w:val="List Table 3 - Accent 5"/>
    <w:basedOn w:val="421"/>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FFFFFF" w:themeFill="accent5" w:themeFillTint="9A"/>
      </w:tcPr>
    </w:tblStylePr>
    <w:tblStylePr w:type="lastCol">
      <w:rPr>
        <w:b/>
        <w:color w:val="404040"/>
      </w:rPr>
    </w:tblStylePr>
    <w:tblStylePr w:type="lastRow">
      <w:rPr>
        <w:b/>
        <w:color w:val="404040"/>
      </w:rPr>
    </w:tblStylePr>
  </w:style>
  <w:style w:type="table" w:styleId="120">
    <w:name w:val="List Table 3 - Accent 6"/>
    <w:basedOn w:val="421"/>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FFFFF" w:themeFill="accent6" w:themeFillTint="98"/>
      </w:tcPr>
    </w:tblStylePr>
    <w:tblStylePr w:type="lastCol">
      <w:rPr>
        <w:b/>
        <w:color w:val="404040"/>
      </w:rPr>
    </w:tblStylePr>
    <w:tblStylePr w:type="lastRow">
      <w:rPr>
        <w:b/>
        <w:color w:val="404040"/>
      </w:rPr>
    </w:tblStylePr>
  </w:style>
  <w:style w:type="table" w:styleId="122">
    <w:name w:val="List Table 4 - Accent 1"/>
    <w:basedOn w:val="421"/>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23">
    <w:name w:val="List Table 4 - Accent 2"/>
    <w:basedOn w:val="421"/>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b/>
        <w:color w:val="404040"/>
      </w:rPr>
    </w:tblStylePr>
    <w:tblStylePr w:type="firstRow">
      <w:rPr>
        <w:rFonts w:ascii="Arial" w:hAnsi="Arial"/>
        <w:b/>
        <w:color w:val="FFFFFF"/>
        <w:sz w:val="22"/>
      </w:rPr>
      <w:tcPr>
        <w:shd w:val="clear" w:color="auto" w:fill="FFFFFF" w:themeFill="accent2"/>
      </w:tcPr>
    </w:tblStylePr>
    <w:tblStylePr w:type="lastCol">
      <w:rPr>
        <w:b/>
        <w:color w:val="404040"/>
      </w:rPr>
    </w:tblStylePr>
    <w:tblStylePr w:type="lastRow">
      <w:rPr>
        <w:b/>
        <w:color w:val="404040"/>
      </w:rPr>
    </w:tblStylePr>
  </w:style>
  <w:style w:type="table" w:styleId="124">
    <w:name w:val="List Table 4 - Accent 3"/>
    <w:basedOn w:val="421"/>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b/>
        <w:color w:val="404040"/>
      </w:rPr>
    </w:tblStylePr>
    <w:tblStylePr w:type="firstRow">
      <w:rPr>
        <w:rFonts w:ascii="Arial" w:hAnsi="Arial"/>
        <w:b/>
        <w:color w:val="FFFFFF"/>
        <w:sz w:val="22"/>
      </w:rPr>
      <w:tcPr>
        <w:shd w:val="clear" w:color="auto" w:fill="FFFFFF" w:themeFill="accent3"/>
      </w:tcPr>
    </w:tblStylePr>
    <w:tblStylePr w:type="lastCol">
      <w:rPr>
        <w:b/>
        <w:color w:val="404040"/>
      </w:rPr>
    </w:tblStylePr>
    <w:tblStylePr w:type="lastRow">
      <w:rPr>
        <w:b/>
        <w:color w:val="404040"/>
      </w:rPr>
    </w:tblStylePr>
  </w:style>
  <w:style w:type="table" w:styleId="125">
    <w:name w:val="List Table 4 - Accent 4"/>
    <w:basedOn w:val="421"/>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b/>
        <w:color w:val="404040"/>
      </w:rPr>
    </w:tblStylePr>
    <w:tblStylePr w:type="firstRow">
      <w:rPr>
        <w:rFonts w:ascii="Arial" w:hAnsi="Arial"/>
        <w:b/>
        <w:color w:val="FFFFFF"/>
        <w:sz w:val="22"/>
      </w:rPr>
      <w:tcPr>
        <w:shd w:val="clear" w:color="auto" w:fill="FFFFFF" w:themeFill="accent4"/>
      </w:tcPr>
    </w:tblStylePr>
    <w:tblStylePr w:type="lastCol">
      <w:rPr>
        <w:b/>
        <w:color w:val="404040"/>
      </w:rPr>
    </w:tblStylePr>
    <w:tblStylePr w:type="lastRow">
      <w:rPr>
        <w:b/>
        <w:color w:val="404040"/>
      </w:rPr>
    </w:tblStylePr>
  </w:style>
  <w:style w:type="table" w:styleId="126">
    <w:name w:val="List Table 4 - Accent 5"/>
    <w:basedOn w:val="421"/>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b/>
        <w:color w:val="404040"/>
      </w:rPr>
    </w:tblStylePr>
    <w:tblStylePr w:type="firstRow">
      <w:rPr>
        <w:rFonts w:ascii="Arial" w:hAnsi="Arial"/>
        <w:b/>
        <w:color w:val="FFFFFF"/>
        <w:sz w:val="22"/>
      </w:rPr>
      <w:tcPr>
        <w:shd w:val="clear" w:color="auto" w:fill="FFFFFF" w:themeFill="accent5"/>
      </w:tcPr>
    </w:tblStylePr>
    <w:tblStylePr w:type="lastCol">
      <w:rPr>
        <w:b/>
        <w:color w:val="404040"/>
      </w:rPr>
    </w:tblStylePr>
    <w:tblStylePr w:type="lastRow">
      <w:rPr>
        <w:b/>
        <w:color w:val="404040"/>
      </w:rPr>
    </w:tblStylePr>
  </w:style>
  <w:style w:type="table" w:styleId="127">
    <w:name w:val="List Table 4 - Accent 6"/>
    <w:basedOn w:val="421"/>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b/>
        <w:color w:val="404040"/>
      </w:rPr>
    </w:tblStylePr>
    <w:tblStylePr w:type="firstRow">
      <w:rPr>
        <w:rFonts w:ascii="Arial" w:hAnsi="Arial"/>
        <w:b/>
        <w:color w:val="FFFFFF"/>
        <w:sz w:val="22"/>
      </w:rPr>
      <w:tcPr>
        <w:shd w:val="clear" w:color="auto" w:fill="FFFFFF" w:themeFill="accent6"/>
      </w:tcPr>
    </w:tblStylePr>
    <w:tblStylePr w:type="lastCol">
      <w:rPr>
        <w:b/>
        <w:color w:val="404040"/>
      </w:rPr>
    </w:tblStylePr>
    <w:tblStylePr w:type="lastRow">
      <w:rPr>
        <w:b/>
        <w:color w:val="404040"/>
      </w:rPr>
    </w:tblStylePr>
  </w:style>
  <w:style w:type="table" w:styleId="129">
    <w:name w:val="List Table 5 Dark - Accent 1"/>
    <w:basedOn w:val="421"/>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auto" w:fill="FFFFFF" w:themeFill="accent1"/>
    </w:tblPr>
    <w:tblStylePr w:type="band1Horz">
      <w:tcPr>
        <w:shd w:val="clear" w:color="auto" w:fill="FFFFFF" w:themeFill="accent1"/>
        <w:tcBorders>
          <w:top w:val="single" w:color="000000" w:sz="4" w:space="0" w:themeColor="light1"/>
          <w:bottom w:val="single" w:color="000000" w:sz="4" w:space="0" w:themeColor="light1"/>
        </w:tcBorders>
      </w:tcPr>
    </w:tblStylePr>
    <w:tblStylePr w:type="band1Vert">
      <w:tcPr>
        <w:shd w:val="clear" w:color="auto" w:fill="FFFFFF" w:themeFill="accent1"/>
        <w:tcBorders>
          <w:left w:val="single" w:color="000000" w:sz="4" w:space="0" w:themeColor="light1"/>
          <w:right w:val="single" w:color="000000" w:sz="4" w:space="0" w:themeColor="light1"/>
        </w:tcBorders>
      </w:tcPr>
    </w:tblStylePr>
    <w:tblStylePr w:type="band2Horz">
      <w:tcPr>
        <w:shd w:val="clear" w:color="auto" w:fill="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auto" w:fill="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0">
    <w:name w:val="List Table 5 Dark - Accent 2"/>
    <w:basedOn w:val="421"/>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auto" w:fill="FFFFFF" w:themeFill="accent2" w:themeFillTint="97"/>
    </w:tblPr>
    <w:tblStylePr w:type="band1Horz">
      <w:tcPr>
        <w:shd w:val="clear" w:color="auto" w:fill="FFFFFF" w:themeFill="accent2" w:themeFillTint="97"/>
        <w:tcBorders>
          <w:top w:val="single" w:color="000000" w:sz="4" w:space="0" w:themeColor="light1"/>
          <w:bottom w:val="single" w:color="000000" w:sz="4" w:space="0" w:themeColor="light1"/>
        </w:tcBorders>
      </w:tcPr>
    </w:tblStylePr>
    <w:tblStylePr w:type="band1Vert">
      <w:tcPr>
        <w:shd w:val="clear" w:color="auto" w:fill="FFFFFF" w:themeFill="accent2" w:themeFillTint="97"/>
        <w:tcBorders>
          <w:left w:val="single" w:color="000000" w:sz="4" w:space="0" w:themeColor="light1"/>
          <w:right w:val="single" w:color="000000" w:sz="4" w:space="0" w:themeColor="light1"/>
        </w:tcBorders>
      </w:tcPr>
    </w:tblStylePr>
    <w:tblStylePr w:type="band2Horz">
      <w:tcPr>
        <w:shd w:val="clear" w:color="auto" w:fill="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auto" w:fill="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3"/>
    <w:basedOn w:val="421"/>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auto" w:fill="FFFFFF" w:themeFill="accent3" w:themeFillTint="98"/>
    </w:tblPr>
    <w:tblStylePr w:type="band1Horz">
      <w:tcPr>
        <w:shd w:val="clear" w:color="auto" w:fill="FFFFFF" w:themeFill="accent3" w:themeFillTint="98"/>
        <w:tcBorders>
          <w:top w:val="single" w:color="000000" w:sz="4" w:space="0" w:themeColor="light1"/>
          <w:bottom w:val="single" w:color="000000" w:sz="4" w:space="0" w:themeColor="light1"/>
        </w:tcBorders>
      </w:tcPr>
    </w:tblStylePr>
    <w:tblStylePr w:type="band1Vert">
      <w:tcPr>
        <w:shd w:val="clear" w:color="auto" w:fill="FFFFFF" w:themeFill="accent3" w:themeFillTint="98"/>
        <w:tcBorders>
          <w:left w:val="single" w:color="000000" w:sz="4" w:space="0" w:themeColor="light1"/>
          <w:right w:val="single" w:color="000000" w:sz="4" w:space="0" w:themeColor="light1"/>
        </w:tcBorders>
      </w:tcPr>
    </w:tblStylePr>
    <w:tblStylePr w:type="band2Horz">
      <w:tcPr>
        <w:shd w:val="clear" w:color="auto" w:fill="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4"/>
    <w:basedOn w:val="421"/>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auto" w:fill="FFFFFF" w:themeFill="accent4" w:themeFillTint="9A"/>
    </w:tblPr>
    <w:tblStylePr w:type="band1Horz">
      <w:tcPr>
        <w:shd w:val="clear" w:color="auto" w:fill="FFFFFF" w:themeFill="accent4" w:themeFillTint="9A"/>
        <w:tcBorders>
          <w:top w:val="single" w:color="000000" w:sz="4" w:space="0" w:themeColor="light1"/>
          <w:bottom w:val="single" w:color="000000" w:sz="4" w:space="0" w:themeColor="light1"/>
        </w:tcBorders>
      </w:tcPr>
    </w:tblStylePr>
    <w:tblStylePr w:type="band1Vert">
      <w:tcPr>
        <w:shd w:val="clear" w:color="auto" w:fill="FFFFFF" w:themeFill="accent4" w:themeFillTint="9A"/>
        <w:tcBorders>
          <w:left w:val="single" w:color="000000" w:sz="4" w:space="0" w:themeColor="light1"/>
          <w:right w:val="single" w:color="000000" w:sz="4" w:space="0" w:themeColor="light1"/>
        </w:tcBorders>
      </w:tcPr>
    </w:tblStylePr>
    <w:tblStylePr w:type="band2Horz">
      <w:tcPr>
        <w:shd w:val="clear" w:color="auto" w:fill="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5"/>
    <w:basedOn w:val="421"/>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auto" w:fill="FFFFFF" w:themeFill="accent5" w:themeFillTint="9A"/>
    </w:tblPr>
    <w:tblStylePr w:type="band1Horz">
      <w:tcPr>
        <w:shd w:val="clear" w:color="auto" w:fill="FFFFFF" w:themeFill="accent5" w:themeFillTint="9A"/>
        <w:tcBorders>
          <w:top w:val="single" w:color="000000" w:sz="4" w:space="0" w:themeColor="light1"/>
          <w:bottom w:val="single" w:color="000000" w:sz="4" w:space="0" w:themeColor="light1"/>
        </w:tcBorders>
      </w:tcPr>
    </w:tblStylePr>
    <w:tblStylePr w:type="band1Vert">
      <w:tcPr>
        <w:shd w:val="clear" w:color="auto" w:fill="FFFFFF" w:themeFill="accent5" w:themeFillTint="9A"/>
        <w:tcBorders>
          <w:left w:val="single" w:color="000000" w:sz="4" w:space="0" w:themeColor="light1"/>
          <w:right w:val="single" w:color="000000" w:sz="4" w:space="0" w:themeColor="light1"/>
        </w:tcBorders>
      </w:tcPr>
    </w:tblStylePr>
    <w:tblStylePr w:type="band2Horz">
      <w:tcPr>
        <w:shd w:val="clear" w:color="auto" w:fill="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6"/>
    <w:basedOn w:val="421"/>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auto" w:fill="FFFFFF" w:themeFill="accent6" w:themeFillTint="98"/>
    </w:tblPr>
    <w:tblStylePr w:type="band1Horz">
      <w:tcPr>
        <w:shd w:val="clear" w:color="auto" w:fill="FFFFFF" w:themeFill="accent6" w:themeFillTint="98"/>
        <w:tcBorders>
          <w:top w:val="single" w:color="000000" w:sz="4" w:space="0" w:themeColor="light1"/>
          <w:bottom w:val="single" w:color="000000" w:sz="4" w:space="0" w:themeColor="light1"/>
        </w:tcBorders>
      </w:tcPr>
    </w:tblStylePr>
    <w:tblStylePr w:type="band1Vert">
      <w:tcPr>
        <w:shd w:val="clear" w:color="auto" w:fill="FFFFFF" w:themeFill="accent6" w:themeFillTint="98"/>
        <w:tcBorders>
          <w:left w:val="single" w:color="000000" w:sz="4" w:space="0" w:themeColor="light1"/>
          <w:right w:val="single" w:color="000000" w:sz="4" w:space="0" w:themeColor="light1"/>
        </w:tcBorders>
      </w:tcPr>
    </w:tblStylePr>
    <w:tblStylePr w:type="band2Horz">
      <w:tcPr>
        <w:shd w:val="clear" w:color="auto" w:fill="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6 Colorful - Accent 1"/>
    <w:basedOn w:val="421"/>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137">
    <w:name w:val="List Table 6 Colorful - Accent 2"/>
    <w:basedOn w:val="421"/>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138">
    <w:name w:val="List Table 6 Colorful - Accent 3"/>
    <w:basedOn w:val="421"/>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139">
    <w:name w:val="List Table 6 Colorful - Accent 4"/>
    <w:basedOn w:val="421"/>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140">
    <w:name w:val="List Table 6 Colorful - Accent 5"/>
    <w:basedOn w:val="421"/>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141">
    <w:name w:val="List Table 6 Colorful - Accent 6"/>
    <w:basedOn w:val="421"/>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143">
    <w:name w:val="List Table 7 Colorful - Accent 1"/>
    <w:basedOn w:val="421"/>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auto" w:fill="FFFFFF"/>
        <w:tcBorders>
          <w:left w:val="none"/>
          <w:top w:val="none"/>
          <w:right w:val="single" w:color="000000" w:sz="4" w:space="0" w:themeColor="accent1"/>
          <w:bottom w:val="none"/>
        </w:tcBorders>
      </w:tcPr>
    </w:tblStylePr>
    <w:tblStylePr w:type="firstRow">
      <w:rPr>
        <w:rFonts w:ascii="Arial" w:hAnsi="Arial"/>
        <w:i/>
        <w:color w:val="245D8D" w:themeColor="accent1" w:themeShade="95"/>
        <w:sz w:val="22"/>
      </w:rPr>
      <w:tcPr>
        <w:shd w:val="clear" w:color="auto" w:fill="FFFFFF" w:themeFill="light1"/>
        <w:tcBorders>
          <w:left w:val="none"/>
          <w:top w:val="none"/>
          <w:right w:val="none"/>
          <w:bottom w:val="single" w:color="000000" w:sz="4" w:space="0" w:themeColor="accent1"/>
        </w:tcBorders>
      </w:tcPr>
    </w:tblStylePr>
    <w:tblStylePr w:type="lastCol">
      <w:rPr>
        <w:rFonts w:ascii="Arial" w:hAnsi="Arial"/>
        <w:i/>
        <w:color w:val="245D8D" w:themeColor="accent1" w:themeShade="95"/>
        <w:sz w:val="22"/>
      </w:rPr>
      <w:tcPr>
        <w:shd w:color="auto" w:fill="FFFFFF"/>
        <w:tcBorders>
          <w:left w:val="single" w:color="000000" w:sz="4" w:space="0" w:themeColor="accent1"/>
          <w:top w:val="none"/>
          <w:right w:val="none"/>
          <w:bottom w:val="none"/>
        </w:tcBorders>
      </w:tcPr>
    </w:tblStylePr>
    <w:tblStylePr w:type="lastRow">
      <w:rPr>
        <w:rFonts w:ascii="Arial" w:hAnsi="Arial"/>
        <w:i/>
        <w:color w:val="245D8D" w:themeColor="accent1" w:themeShade="95"/>
        <w:sz w:val="22"/>
      </w:rPr>
      <w:tcPr>
        <w:shd w:val="clear" w:color="auto" w:fill="FFFFFF" w:themeFill="light1"/>
        <w:tcBorders>
          <w:left w:val="none"/>
          <w:top w:val="single" w:color="000000" w:sz="4" w:space="0" w:themeColor="accent1"/>
          <w:right w:val="none"/>
          <w:bottom w:val="none"/>
        </w:tcBorders>
      </w:tcPr>
    </w:tblStylePr>
    <w:tblStylePr w:type="wholeTable">
      <w:rPr>
        <w:rFonts w:ascii="Arial" w:hAnsi="Arial"/>
        <w:color w:val="245D8D" w:themeColor="accent1" w:themeShade="95"/>
        <w:sz w:val="22"/>
      </w:rPr>
    </w:tblStylePr>
  </w:style>
  <w:style w:type="table" w:styleId="144">
    <w:name w:val="List Table 7 Colorful - Accent 2"/>
    <w:basedOn w:val="421"/>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i/>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i/>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tblStylePr w:type="wholeTable">
      <w:rPr>
        <w:rFonts w:ascii="Arial" w:hAnsi="Arial"/>
        <w:color w:val="C95712" w:themeColor="accent2" w:themeTint="97" w:themeShade="95"/>
        <w:sz w:val="22"/>
      </w:rPr>
    </w:tblStylePr>
  </w:style>
  <w:style w:type="table" w:styleId="145">
    <w:name w:val="List Table 7 Colorful - Accent 3"/>
    <w:basedOn w:val="421"/>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auto" w:fill="FFFFFF"/>
        <w:tcBorders>
          <w:left w:val="none"/>
          <w:top w:val="none"/>
          <w:right w:val="single" w:color="000000" w:sz="4" w:space="0" w:themeColor="accent3" w:themeTint="98"/>
          <w:bottom w:val="none"/>
        </w:tcBorders>
      </w:tcPr>
    </w:tblStylePr>
    <w:tblStylePr w:type="firstRow">
      <w:rPr>
        <w:rFonts w:ascii="Arial" w:hAnsi="Arial"/>
        <w:i/>
        <w:color w:val="757575" w:themeColor="accent3" w:themeTint="98" w:themeShade="95"/>
        <w:sz w:val="22"/>
      </w:rPr>
      <w:tcPr>
        <w:shd w:val="clear" w:color="auto" w:fill="FFFFFF" w:themeFill="light1"/>
        <w:tcBorders>
          <w:left w:val="none"/>
          <w:top w:val="none"/>
          <w:right w:val="none"/>
          <w:bottom w:val="single" w:color="000000" w:sz="4" w:space="0" w:themeColor="accent3" w:themeTint="98"/>
        </w:tcBorders>
      </w:tcPr>
    </w:tblStylePr>
    <w:tblStylePr w:type="lastCol">
      <w:rPr>
        <w:rFonts w:ascii="Arial" w:hAnsi="Arial"/>
        <w:i/>
        <w:color w:val="757575" w:themeColor="accent3" w:themeTint="98" w:themeShade="95"/>
        <w:sz w:val="22"/>
      </w:rPr>
      <w:tcPr>
        <w:shd w:color="auto" w:fill="FFFFFF"/>
        <w:tcBorders>
          <w:left w:val="single" w:color="000000" w:sz="4" w:space="0" w:themeColor="accent3" w:themeTint="98"/>
          <w:top w:val="none"/>
          <w:right w:val="none"/>
          <w:bottom w:val="none"/>
        </w:tcBorders>
      </w:tcPr>
    </w:tblStylePr>
    <w:tblStylePr w:type="lastRow">
      <w:rPr>
        <w:rFonts w:ascii="Arial" w:hAnsi="Arial"/>
        <w:i/>
        <w:color w:val="757575" w:themeColor="accent3" w:themeTint="98" w:themeShade="95"/>
        <w:sz w:val="22"/>
      </w:rPr>
      <w:tcPr>
        <w:shd w:val="clear" w:color="auto" w:fill="FFFFFF" w:themeFill="light1"/>
        <w:tcBorders>
          <w:left w:val="none"/>
          <w:top w:val="single" w:color="000000" w:sz="4" w:space="0" w:themeColor="accent3" w:themeTint="98"/>
          <w:right w:val="none"/>
          <w:bottom w:val="none"/>
        </w:tcBorders>
      </w:tcPr>
    </w:tblStylePr>
    <w:tblStylePr w:type="wholeTable">
      <w:rPr>
        <w:rFonts w:ascii="Arial" w:hAnsi="Arial"/>
        <w:color w:val="757575" w:themeColor="accent3" w:themeTint="98" w:themeShade="95"/>
        <w:sz w:val="22"/>
      </w:rPr>
    </w:tblStylePr>
  </w:style>
  <w:style w:type="table" w:styleId="146">
    <w:name w:val="List Table 7 Colorful - Accent 4"/>
    <w:basedOn w:val="421"/>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i/>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i/>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tblStylePr w:type="wholeTable">
      <w:rPr>
        <w:rFonts w:ascii="Arial" w:hAnsi="Arial"/>
        <w:color w:val="CD9600" w:themeColor="accent4" w:themeTint="9A" w:themeShade="95"/>
        <w:sz w:val="22"/>
      </w:rPr>
    </w:tblStylePr>
  </w:style>
  <w:style w:type="table" w:styleId="147">
    <w:name w:val="List Table 7 Colorful - Accent 5"/>
    <w:basedOn w:val="421"/>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auto" w:fill="FFFFFF"/>
        <w:tcBorders>
          <w:left w:val="none"/>
          <w:top w:val="none"/>
          <w:right w:val="single" w:color="000000" w:sz="4" w:space="0" w:themeColor="accent5" w:themeTint="9A"/>
          <w:bottom w:val="none"/>
        </w:tcBorders>
      </w:tcPr>
    </w:tblStylePr>
    <w:tblStylePr w:type="firstRow">
      <w:rPr>
        <w:rFonts w:ascii="Arial" w:hAnsi="Arial"/>
        <w:i/>
        <w:color w:val="335E9E" w:themeColor="accent5" w:themeTint="9A" w:themeShade="95"/>
        <w:sz w:val="22"/>
      </w:rPr>
      <w:tcPr>
        <w:shd w:val="clear" w:color="auto" w:fill="FFFFFF" w:themeFill="light1"/>
        <w:tcBorders>
          <w:left w:val="none"/>
          <w:top w:val="none"/>
          <w:right w:val="none"/>
          <w:bottom w:val="single" w:color="000000" w:sz="4" w:space="0" w:themeColor="accent5" w:themeTint="9A"/>
        </w:tcBorders>
      </w:tcPr>
    </w:tblStylePr>
    <w:tblStylePr w:type="lastCol">
      <w:rPr>
        <w:rFonts w:ascii="Arial" w:hAnsi="Arial"/>
        <w:i/>
        <w:color w:val="335E9E" w:themeColor="accent5" w:themeTint="9A" w:themeShade="95"/>
        <w:sz w:val="22"/>
      </w:rPr>
      <w:tcPr>
        <w:shd w:color="auto" w:fill="FFFFFF"/>
        <w:tcBorders>
          <w:left w:val="single" w:color="000000" w:sz="4" w:space="0" w:themeColor="accent5" w:themeTint="9A"/>
          <w:top w:val="none"/>
          <w:right w:val="none"/>
          <w:bottom w:val="none"/>
        </w:tcBorders>
      </w:tcPr>
    </w:tblStylePr>
    <w:tblStylePr w:type="lastRow">
      <w:rPr>
        <w:rFonts w:ascii="Arial" w:hAnsi="Arial"/>
        <w:i/>
        <w:color w:val="335E9E" w:themeColor="accent5" w:themeTint="9A" w:themeShade="95"/>
        <w:sz w:val="22"/>
      </w:rPr>
      <w:tcPr>
        <w:shd w:val="clear" w:color="auto" w:fill="FFFFFF" w:themeFill="light1"/>
        <w:tcBorders>
          <w:left w:val="none"/>
          <w:top w:val="single" w:color="000000" w:sz="4" w:space="0" w:themeColor="accent5" w:themeTint="9A"/>
          <w:right w:val="none"/>
          <w:bottom w:val="none"/>
        </w:tcBorders>
      </w:tcPr>
    </w:tblStylePr>
    <w:tblStylePr w:type="wholeTable">
      <w:rPr>
        <w:rFonts w:ascii="Arial" w:hAnsi="Arial"/>
        <w:color w:val="335E9E" w:themeColor="accent5" w:themeTint="9A" w:themeShade="95"/>
        <w:sz w:val="22"/>
      </w:rPr>
    </w:tblStylePr>
  </w:style>
  <w:style w:type="table" w:styleId="148">
    <w:name w:val="List Table 7 Colorful - Accent 6"/>
    <w:basedOn w:val="421"/>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auto" w:fill="FFFFFF"/>
        <w:tcBorders>
          <w:left w:val="none"/>
          <w:top w:val="none"/>
          <w:right w:val="single" w:color="000000" w:sz="4" w:space="0" w:themeColor="accent6" w:themeTint="98"/>
          <w:bottom w:val="none"/>
        </w:tcBorders>
      </w:tcPr>
    </w:tblStylePr>
    <w:tblStylePr w:type="firstRow">
      <w:rPr>
        <w:rFonts w:ascii="Arial" w:hAnsi="Arial"/>
        <w:i/>
        <w:color w:val="5F8F3C" w:themeColor="accent6" w:themeTint="98" w:themeShade="95"/>
        <w:sz w:val="22"/>
      </w:rPr>
      <w:tcPr>
        <w:shd w:val="clear" w:color="auto" w:fill="FFFFFF" w:themeFill="light1"/>
        <w:tcBorders>
          <w:left w:val="none"/>
          <w:top w:val="none"/>
          <w:right w:val="none"/>
          <w:bottom w:val="single" w:color="000000" w:sz="4" w:space="0" w:themeColor="accent6" w:themeTint="98"/>
        </w:tcBorders>
      </w:tcPr>
    </w:tblStylePr>
    <w:tblStylePr w:type="lastCol">
      <w:rPr>
        <w:rFonts w:ascii="Arial" w:hAnsi="Arial"/>
        <w:i/>
        <w:color w:val="5F8F3C" w:themeColor="accent6" w:themeTint="98" w:themeShade="95"/>
        <w:sz w:val="22"/>
      </w:rPr>
      <w:tcPr>
        <w:shd w:color="auto" w:fill="FFFFFF"/>
        <w:tcBorders>
          <w:left w:val="single" w:color="000000" w:sz="4" w:space="0" w:themeColor="accent6" w:themeTint="98"/>
          <w:top w:val="none"/>
          <w:right w:val="none"/>
          <w:bottom w:val="none"/>
        </w:tcBorders>
      </w:tcPr>
    </w:tblStylePr>
    <w:tblStylePr w:type="lastRow">
      <w:rPr>
        <w:rFonts w:ascii="Arial" w:hAnsi="Arial"/>
        <w:i/>
        <w:color w:val="5F8F3C" w:themeColor="accent6" w:themeTint="98" w:themeShade="95"/>
        <w:sz w:val="22"/>
      </w:rPr>
      <w:tcPr>
        <w:shd w:val="clear" w:color="auto" w:fill="FFFFFF" w:themeFill="light1"/>
        <w:tcBorders>
          <w:left w:val="none"/>
          <w:top w:val="single" w:color="000000" w:sz="4" w:space="0" w:themeColor="accent6" w:themeTint="98"/>
          <w:right w:val="none"/>
          <w:bottom w:val="none"/>
        </w:tcBorders>
      </w:tcPr>
    </w:tblStylePr>
    <w:tblStylePr w:type="wholeTable">
      <w:rPr>
        <w:rFonts w:ascii="Arial" w:hAnsi="Arial"/>
        <w:color w:val="5F8F3C" w:themeColor="accent6" w:themeTint="98" w:themeShade="95"/>
        <w:sz w:val="22"/>
      </w:rPr>
    </w:tblStylePr>
  </w:style>
  <w:style w:type="paragraph" w:styleId="410" w:default="1">
    <w:name w:val="Normal"/>
    <w:qFormat/>
    <w:rPr>
      <w:rFonts w:ascii="Arial" w:hAnsi="Arial" w:cs="Times New Roman"/>
      <w:sz w:val="24"/>
      <w:lang w:eastAsia="en-US"/>
    </w:rPr>
    <w:pPr>
      <w:jc w:val="both"/>
    </w:pPr>
  </w:style>
  <w:style w:type="paragraph" w:styleId="411">
    <w:name w:val="Heading 1"/>
    <w:basedOn w:val="410"/>
    <w:next w:val="410"/>
    <w:link w:val="506"/>
    <w:qFormat/>
    <w:uiPriority w:val="9"/>
    <w:rPr>
      <w:rFonts w:cs="Arial" w:eastAsia="Arial"/>
      <w:sz w:val="40"/>
      <w:szCs w:val="40"/>
    </w:rPr>
    <w:pPr>
      <w:keepLines/>
      <w:keepNext/>
      <w:spacing w:after="200" w:before="480"/>
      <w:outlineLvl w:val="0"/>
    </w:pPr>
  </w:style>
  <w:style w:type="paragraph" w:styleId="412">
    <w:name w:val="Heading 2"/>
    <w:basedOn w:val="410"/>
    <w:next w:val="410"/>
    <w:link w:val="507"/>
    <w:qFormat/>
    <w:uiPriority w:val="9"/>
    <w:unhideWhenUsed/>
    <w:rPr>
      <w:rFonts w:cs="Arial" w:eastAsia="Arial"/>
      <w:sz w:val="34"/>
    </w:rPr>
    <w:pPr>
      <w:keepLines/>
      <w:keepNext/>
      <w:spacing w:after="200" w:before="360"/>
      <w:outlineLvl w:val="1"/>
    </w:pPr>
  </w:style>
  <w:style w:type="paragraph" w:styleId="413">
    <w:name w:val="Heading 3"/>
    <w:basedOn w:val="410"/>
    <w:next w:val="410"/>
    <w:link w:val="508"/>
    <w:qFormat/>
    <w:uiPriority w:val="9"/>
    <w:unhideWhenUsed/>
    <w:rPr>
      <w:rFonts w:cs="Arial" w:eastAsia="Arial"/>
      <w:sz w:val="30"/>
      <w:szCs w:val="30"/>
    </w:rPr>
    <w:pPr>
      <w:keepLines/>
      <w:keepNext/>
      <w:spacing w:after="200" w:before="320"/>
      <w:outlineLvl w:val="2"/>
    </w:pPr>
  </w:style>
  <w:style w:type="paragraph" w:styleId="414">
    <w:name w:val="Heading 4"/>
    <w:basedOn w:val="410"/>
    <w:next w:val="410"/>
    <w:link w:val="509"/>
    <w:qFormat/>
    <w:uiPriority w:val="9"/>
    <w:unhideWhenUsed/>
    <w:rPr>
      <w:rFonts w:cs="Arial" w:eastAsia="Arial"/>
      <w:b/>
      <w:bCs/>
      <w:sz w:val="26"/>
      <w:szCs w:val="26"/>
    </w:rPr>
    <w:pPr>
      <w:keepLines/>
      <w:keepNext/>
      <w:spacing w:after="200" w:before="320"/>
      <w:outlineLvl w:val="3"/>
    </w:pPr>
  </w:style>
  <w:style w:type="paragraph" w:styleId="415">
    <w:name w:val="Heading 5"/>
    <w:basedOn w:val="410"/>
    <w:next w:val="410"/>
    <w:link w:val="510"/>
    <w:qFormat/>
    <w:uiPriority w:val="9"/>
    <w:unhideWhenUsed/>
    <w:rPr>
      <w:rFonts w:cs="Arial" w:eastAsia="Arial"/>
      <w:b/>
      <w:bCs/>
      <w:szCs w:val="24"/>
    </w:rPr>
    <w:pPr>
      <w:keepLines/>
      <w:keepNext/>
      <w:spacing w:after="200" w:before="320"/>
      <w:outlineLvl w:val="4"/>
    </w:pPr>
  </w:style>
  <w:style w:type="paragraph" w:styleId="416">
    <w:name w:val="Heading 6"/>
    <w:basedOn w:val="410"/>
    <w:next w:val="410"/>
    <w:link w:val="511"/>
    <w:qFormat/>
    <w:uiPriority w:val="9"/>
    <w:unhideWhenUsed/>
    <w:rPr>
      <w:rFonts w:cs="Arial" w:eastAsia="Arial"/>
      <w:b/>
      <w:bCs/>
      <w:sz w:val="22"/>
    </w:rPr>
    <w:pPr>
      <w:keepLines/>
      <w:keepNext/>
      <w:spacing w:after="200" w:before="320"/>
      <w:outlineLvl w:val="5"/>
    </w:pPr>
  </w:style>
  <w:style w:type="paragraph" w:styleId="417">
    <w:name w:val="Heading 7"/>
    <w:basedOn w:val="410"/>
    <w:next w:val="410"/>
    <w:link w:val="512"/>
    <w:qFormat/>
    <w:uiPriority w:val="9"/>
    <w:unhideWhenUsed/>
    <w:rPr>
      <w:rFonts w:cs="Arial" w:eastAsia="Arial"/>
      <w:b/>
      <w:bCs/>
      <w:i/>
      <w:iCs/>
      <w:sz w:val="22"/>
    </w:rPr>
    <w:pPr>
      <w:keepLines/>
      <w:keepNext/>
      <w:spacing w:after="200" w:before="320"/>
      <w:outlineLvl w:val="6"/>
    </w:pPr>
  </w:style>
  <w:style w:type="paragraph" w:styleId="418">
    <w:name w:val="Heading 8"/>
    <w:basedOn w:val="410"/>
    <w:next w:val="410"/>
    <w:link w:val="513"/>
    <w:qFormat/>
    <w:uiPriority w:val="9"/>
    <w:unhideWhenUsed/>
    <w:rPr>
      <w:rFonts w:cs="Arial" w:eastAsia="Arial"/>
      <w:i/>
      <w:iCs/>
      <w:sz w:val="22"/>
    </w:rPr>
    <w:pPr>
      <w:keepLines/>
      <w:keepNext/>
      <w:spacing w:after="200" w:before="320"/>
      <w:outlineLvl w:val="7"/>
    </w:pPr>
  </w:style>
  <w:style w:type="paragraph" w:styleId="419">
    <w:name w:val="Heading 9"/>
    <w:basedOn w:val="410"/>
    <w:next w:val="410"/>
    <w:link w:val="514"/>
    <w:qFormat/>
    <w:uiPriority w:val="9"/>
    <w:unhideWhenUsed/>
    <w:rPr>
      <w:rFonts w:cs="Arial" w:eastAsia="Arial"/>
      <w:i/>
      <w:iCs/>
      <w:sz w:val="21"/>
      <w:szCs w:val="21"/>
    </w:rPr>
    <w:pPr>
      <w:keepLines/>
      <w:keepNext/>
      <w:spacing w:after="200" w:before="320"/>
      <w:outlineLvl w:val="8"/>
    </w:pPr>
  </w:style>
  <w:style w:type="character" w:styleId="420" w:default="1">
    <w:name w:val="Default Paragraph Font"/>
    <w:uiPriority w:val="1"/>
    <w:semiHidden/>
    <w:unhideWhenUsed/>
  </w:style>
  <w:style w:type="table" w:styleId="421" w:default="1">
    <w:name w:val="Normal Table"/>
    <w:uiPriority w:val="99"/>
    <w:semiHidden/>
    <w:unhideWhenUsed/>
    <w:tblPr>
      <w:tblInd w:w="0" w:type="dxa"/>
      <w:tblCellMar>
        <w:left w:w="108" w:type="dxa"/>
        <w:top w:w="0" w:type="dxa"/>
        <w:right w:w="108" w:type="dxa"/>
        <w:bottom w:w="0" w:type="dxa"/>
      </w:tblCellMar>
    </w:tblPr>
  </w:style>
  <w:style w:type="numbering" w:styleId="422" w:default="1">
    <w:name w:val="No List"/>
    <w:uiPriority w:val="99"/>
    <w:semiHidden/>
    <w:unhideWhenUsed/>
  </w:style>
  <w:style w:type="table" w:styleId="423">
    <w:name w:val="Grid Table Light"/>
    <w:basedOn w:val="421"/>
    <w:uiPriority w:val="59"/>
    <w:tblPr>
      <w:tblBorders>
        <w:left w:val="single" w:color="AFAFAF" w:sz="4" w:space="0" w:themeColor="text1" w:themeTint="50"/>
        <w:top w:val="single" w:color="AFAFAF" w:sz="4" w:space="0" w:themeColor="text1" w:themeTint="50"/>
        <w:right w:val="single" w:color="AFAFAF" w:sz="4" w:space="0" w:themeColor="text1" w:themeTint="50"/>
        <w:bottom w:val="single" w:color="AFAFAF" w:sz="4" w:space="0" w:themeColor="text1" w:themeTint="50"/>
        <w:insideV w:val="single" w:color="AFAFAF" w:sz="4" w:space="0" w:themeColor="text1" w:themeTint="50"/>
        <w:insideH w:val="single" w:color="AFAFAF" w:sz="4" w:space="0" w:themeColor="text1" w:themeTint="50"/>
      </w:tblBorders>
    </w:tblPr>
  </w:style>
  <w:style w:type="table" w:styleId="424">
    <w:name w:val="Grid Table 1 Light Accent 1"/>
    <w:basedOn w:val="421"/>
    <w:uiPriority w:val="99"/>
    <w:tblPr>
      <w:tblStyleRowBandSize w:val="1"/>
      <w:tblStyleColBandSize w:val="1"/>
      <w:tblBorders>
        <w:left w:val="single" w:color="BCD6EE" w:sz="4" w:space="0" w:themeColor="accent1" w:themeTint="67"/>
        <w:top w:val="single" w:color="BCD6EE" w:sz="4" w:space="0" w:themeColor="accent1" w:themeTint="67"/>
        <w:right w:val="single" w:color="BCD6EE" w:sz="4" w:space="0" w:themeColor="accent1" w:themeTint="67"/>
        <w:bottom w:val="single" w:color="BCD6EE" w:sz="4" w:space="0" w:themeColor="accent1" w:themeTint="67"/>
        <w:insideV w:val="single" w:color="BCD6EE" w:sz="4" w:space="0" w:themeColor="accent1" w:themeTint="67"/>
        <w:insideH w:val="single" w:color="BCD6EE" w:sz="4" w:space="0" w:themeColor="accent1" w:themeTint="67"/>
      </w:tblBorders>
    </w:tblPr>
    <w:tblStylePr w:type="band1Horz">
      <w:rPr>
        <w:rFonts w:ascii="Arial" w:hAnsi="Arial"/>
        <w:color w:val="404040"/>
        <w:sz w:val="22"/>
      </w:rPr>
      <w:tcPr>
        <w:tcBorders>
          <w:left w:val="single" w:color="BCD6EE" w:sz="4" w:space="0" w:themeColor="accent1" w:themeTint="67"/>
          <w:top w:val="single" w:color="BCD6EE" w:sz="4" w:space="0" w:themeColor="accent1" w:themeTint="67"/>
          <w:right w:val="single" w:color="BCD6EE" w:sz="4" w:space="0" w:themeColor="accent1" w:themeTint="67"/>
          <w:bottom w:val="single" w:color="BCD6EE" w:sz="4" w:space="0" w:themeColor="accent1" w:themeTint="67"/>
        </w:tcBorders>
      </w:tcPr>
    </w:tblStylePr>
    <w:tblStylePr w:type="firstCol">
      <w:rPr>
        <w:b/>
        <w:color w:val="404040"/>
      </w:rPr>
    </w:tblStylePr>
    <w:tblStylePr w:type="firstRow">
      <w:rPr>
        <w:b/>
        <w:color w:val="404040"/>
      </w:rPr>
      <w:tcPr>
        <w:tcBorders>
          <w:bottom w:val="single" w:color="9EC4E6" w:sz="12" w:space="0" w:themeColor="accent1" w:themeTint="95"/>
        </w:tcBorders>
      </w:tcPr>
    </w:tblStylePr>
    <w:tblStylePr w:type="lastCol">
      <w:rPr>
        <w:b/>
        <w:color w:val="404040"/>
      </w:rPr>
    </w:tblStylePr>
    <w:tblStylePr w:type="lastRow">
      <w:rPr>
        <w:b/>
        <w:color w:val="404040"/>
      </w:rPr>
    </w:tblStylePr>
  </w:style>
  <w:style w:type="table" w:styleId="425">
    <w:name w:val="Grid Table 1 Light Accent 2"/>
    <w:basedOn w:val="421"/>
    <w:uiPriority w:val="99"/>
    <w:tblPr>
      <w:tblStyleRowBandSize w:val="1"/>
      <w:tblStyleColBandSize w:val="1"/>
      <w:tblBorders>
        <w:left w:val="single" w:color="F7CAAB" w:sz="4" w:space="0" w:themeColor="accent2" w:themeTint="67"/>
        <w:top w:val="single" w:color="F7CAAB" w:sz="4" w:space="0" w:themeColor="accent2" w:themeTint="67"/>
        <w:right w:val="single" w:color="F7CAAB" w:sz="4" w:space="0" w:themeColor="accent2" w:themeTint="67"/>
        <w:bottom w:val="single" w:color="F7CAAB" w:sz="4" w:space="0" w:themeColor="accent2" w:themeTint="67"/>
        <w:insideV w:val="single" w:color="F7CAAB" w:sz="4" w:space="0" w:themeColor="accent2" w:themeTint="67"/>
        <w:insideH w:val="single" w:color="F7CAAB" w:sz="4" w:space="0" w:themeColor="accent2" w:themeTint="67"/>
      </w:tblBorders>
    </w:tblPr>
    <w:tblStylePr w:type="band1Horz">
      <w:rPr>
        <w:rFonts w:ascii="Arial" w:hAnsi="Arial"/>
        <w:color w:val="404040"/>
        <w:sz w:val="22"/>
      </w:rPr>
      <w:tcPr>
        <w:tcBorders>
          <w:left w:val="single" w:color="F7CAAB" w:sz="4" w:space="0" w:themeColor="accent2" w:themeTint="67"/>
          <w:top w:val="single" w:color="F7CAAB" w:sz="4" w:space="0" w:themeColor="accent2" w:themeTint="67"/>
          <w:right w:val="single" w:color="F7CAAB" w:sz="4" w:space="0" w:themeColor="accent2" w:themeTint="67"/>
          <w:bottom w:val="single" w:color="F7CAAB" w:sz="4" w:space="0" w:themeColor="accent2" w:themeTint="67"/>
        </w:tcBorders>
      </w:tcPr>
    </w:tblStylePr>
    <w:tblStylePr w:type="firstCol">
      <w:rPr>
        <w:b/>
        <w:color w:val="404040"/>
      </w:rPr>
    </w:tblStylePr>
    <w:tblStylePr w:type="firstRow">
      <w:rPr>
        <w:b/>
        <w:color w:val="404040"/>
      </w:rPr>
      <w:tcPr>
        <w:tcBorders>
          <w:bottom w:val="single" w:color="F4B286" w:sz="12" w:space="0" w:themeColor="accent2" w:themeTint="95"/>
        </w:tcBorders>
      </w:tcPr>
    </w:tblStylePr>
    <w:tblStylePr w:type="lastCol">
      <w:rPr>
        <w:b/>
        <w:color w:val="404040"/>
      </w:rPr>
    </w:tblStylePr>
    <w:tblStylePr w:type="lastRow">
      <w:rPr>
        <w:b/>
        <w:color w:val="404040"/>
      </w:rPr>
    </w:tblStylePr>
  </w:style>
  <w:style w:type="table" w:styleId="426">
    <w:name w:val="Grid Table 1 Light Accent 3"/>
    <w:basedOn w:val="421"/>
    <w:uiPriority w:val="99"/>
    <w:tblPr>
      <w:tblStyleRowBandSize w:val="1"/>
      <w:tblStyleColBandSize w:val="1"/>
      <w:tblBorders>
        <w:left w:val="single" w:color="DADADA" w:sz="4" w:space="0" w:themeColor="accent3" w:themeTint="67"/>
        <w:top w:val="single" w:color="DADADA" w:sz="4" w:space="0" w:themeColor="accent3" w:themeTint="67"/>
        <w:right w:val="single" w:color="DADADA" w:sz="4" w:space="0" w:themeColor="accent3" w:themeTint="67"/>
        <w:bottom w:val="single" w:color="DADADA" w:sz="4" w:space="0" w:themeColor="accent3" w:themeTint="67"/>
        <w:insideV w:val="single" w:color="DADADA" w:sz="4" w:space="0" w:themeColor="accent3" w:themeTint="67"/>
        <w:insideH w:val="single" w:color="DADADA" w:sz="4" w:space="0" w:themeColor="accent3" w:themeTint="67"/>
      </w:tblBorders>
    </w:tblPr>
    <w:tblStylePr w:type="band1Horz">
      <w:rPr>
        <w:rFonts w:ascii="Arial" w:hAnsi="Arial"/>
        <w:color w:val="404040"/>
        <w:sz w:val="22"/>
      </w:rPr>
      <w:tcPr>
        <w:tcBorders>
          <w:left w:val="single" w:color="DADADA" w:sz="4" w:space="0" w:themeColor="accent3" w:themeTint="67"/>
          <w:top w:val="single" w:color="DADADA" w:sz="4" w:space="0" w:themeColor="accent3" w:themeTint="67"/>
          <w:right w:val="single" w:color="DADADA" w:sz="4" w:space="0" w:themeColor="accent3" w:themeTint="67"/>
          <w:bottom w:val="single" w:color="DADADA" w:sz="4" w:space="0" w:themeColor="accent3" w:themeTint="67"/>
        </w:tcBorders>
      </w:tcPr>
    </w:tblStylePr>
    <w:tblStylePr w:type="firstCol">
      <w:rPr>
        <w:b/>
        <w:color w:val="404040"/>
      </w:rPr>
    </w:tblStylePr>
    <w:tblStylePr w:type="firstRow">
      <w:rPr>
        <w:b/>
        <w:color w:val="404040"/>
      </w:rPr>
      <w:tcPr>
        <w:tcBorders>
          <w:bottom w:val="single" w:color="CACACA" w:sz="12" w:space="0" w:themeColor="accent3" w:themeTint="95"/>
        </w:tcBorders>
      </w:tcPr>
    </w:tblStylePr>
    <w:tblStylePr w:type="lastCol">
      <w:rPr>
        <w:b/>
        <w:color w:val="404040"/>
      </w:rPr>
    </w:tblStylePr>
    <w:tblStylePr w:type="lastRow">
      <w:rPr>
        <w:b/>
        <w:color w:val="404040"/>
      </w:rPr>
    </w:tblStylePr>
  </w:style>
  <w:style w:type="table" w:styleId="427">
    <w:name w:val="Grid Table 1 Light Accent 4"/>
    <w:basedOn w:val="421"/>
    <w:uiPriority w:val="99"/>
    <w:tblPr>
      <w:tblStyleRowBandSize w:val="1"/>
      <w:tblStyleColBandSize w:val="1"/>
      <w:tblBorders>
        <w:left w:val="single" w:color="FFE598" w:sz="4" w:space="0" w:themeColor="accent4" w:themeTint="67"/>
        <w:top w:val="single" w:color="FFE598" w:sz="4" w:space="0" w:themeColor="accent4" w:themeTint="67"/>
        <w:right w:val="single" w:color="FFE598" w:sz="4" w:space="0" w:themeColor="accent4" w:themeTint="67"/>
        <w:bottom w:val="single" w:color="FFE598" w:sz="4" w:space="0" w:themeColor="accent4" w:themeTint="67"/>
        <w:insideV w:val="single" w:color="FFE598" w:sz="4" w:space="0" w:themeColor="accent4" w:themeTint="67"/>
        <w:insideH w:val="single" w:color="FFE598" w:sz="4" w:space="0" w:themeColor="accent4" w:themeTint="67"/>
      </w:tblBorders>
    </w:tblPr>
    <w:tblStylePr w:type="band1Horz">
      <w:rPr>
        <w:rFonts w:ascii="Arial" w:hAnsi="Arial"/>
        <w:color w:val="404040"/>
        <w:sz w:val="22"/>
      </w:rPr>
      <w:tcPr>
        <w:tcBorders>
          <w:left w:val="single" w:color="FFE598" w:sz="4" w:space="0" w:themeColor="accent4" w:themeTint="67"/>
          <w:top w:val="single" w:color="FFE598" w:sz="4" w:space="0" w:themeColor="accent4" w:themeTint="67"/>
          <w:right w:val="single" w:color="FFE598" w:sz="4" w:space="0" w:themeColor="accent4" w:themeTint="67"/>
          <w:bottom w:val="single" w:color="FFE598" w:sz="4" w:space="0" w:themeColor="accent4" w:themeTint="67"/>
        </w:tcBorders>
      </w:tcPr>
    </w:tblStylePr>
    <w:tblStylePr w:type="firstCol">
      <w:rPr>
        <w:b/>
        <w:color w:val="404040"/>
      </w:rPr>
    </w:tblStylePr>
    <w:tblStylePr w:type="firstRow">
      <w:rPr>
        <w:b/>
        <w:color w:val="404040"/>
      </w:rPr>
      <w:tcPr>
        <w:tcBorders>
          <w:bottom w:val="single" w:color="FFDA6A" w:sz="12" w:space="0" w:themeColor="accent4" w:themeTint="95"/>
        </w:tcBorders>
      </w:tcPr>
    </w:tblStylePr>
    <w:tblStylePr w:type="lastCol">
      <w:rPr>
        <w:b/>
        <w:color w:val="404040"/>
      </w:rPr>
    </w:tblStylePr>
    <w:tblStylePr w:type="lastRow">
      <w:rPr>
        <w:b/>
        <w:color w:val="404040"/>
      </w:rPr>
    </w:tblStylePr>
  </w:style>
  <w:style w:type="table" w:styleId="428">
    <w:name w:val="Grid Table 1 Light Accent 5"/>
    <w:basedOn w:val="421"/>
    <w:uiPriority w:val="99"/>
    <w:tblPr>
      <w:tblStyleRowBandSize w:val="1"/>
      <w:tblStyleColBandSize w:val="1"/>
      <w:tblBorders>
        <w:left w:val="single" w:color="B3C5E7" w:sz="4" w:space="0" w:themeColor="accent5" w:themeTint="67"/>
        <w:top w:val="single" w:color="B3C5E7" w:sz="4" w:space="0" w:themeColor="accent5" w:themeTint="67"/>
        <w:right w:val="single" w:color="B3C5E7" w:sz="4" w:space="0" w:themeColor="accent5" w:themeTint="67"/>
        <w:bottom w:val="single" w:color="B3C5E7" w:sz="4" w:space="0" w:themeColor="accent5" w:themeTint="67"/>
        <w:insideV w:val="single" w:color="B3C5E7" w:sz="4" w:space="0" w:themeColor="accent5" w:themeTint="67"/>
        <w:insideH w:val="single" w:color="B3C5E7" w:sz="4" w:space="0" w:themeColor="accent5" w:themeTint="67"/>
      </w:tblBorders>
    </w:tblPr>
    <w:tblStylePr w:type="band1Horz">
      <w:rPr>
        <w:rFonts w:ascii="Arial" w:hAnsi="Arial"/>
        <w:color w:val="404040"/>
        <w:sz w:val="22"/>
      </w:rPr>
      <w:tcPr>
        <w:tcBorders>
          <w:left w:val="single" w:color="B3C5E7" w:sz="4" w:space="0" w:themeColor="accent5" w:themeTint="67"/>
          <w:top w:val="single" w:color="B3C5E7" w:sz="4" w:space="0" w:themeColor="accent5" w:themeTint="67"/>
          <w:right w:val="single" w:color="B3C5E7" w:sz="4" w:space="0" w:themeColor="accent5" w:themeTint="67"/>
          <w:bottom w:val="single" w:color="B3C5E7" w:sz="4" w:space="0" w:themeColor="accent5" w:themeTint="67"/>
        </w:tcBorders>
      </w:tcPr>
    </w:tblStylePr>
    <w:tblStylePr w:type="firstCol">
      <w:rPr>
        <w:b/>
        <w:color w:val="404040"/>
      </w:rPr>
    </w:tblStylePr>
    <w:tblStylePr w:type="firstRow">
      <w:rPr>
        <w:b/>
        <w:color w:val="404040"/>
      </w:rPr>
      <w:tcPr>
        <w:tcBorders>
          <w:bottom w:val="single" w:color="91ACDC" w:sz="12" w:space="0" w:themeColor="accent5" w:themeTint="95"/>
        </w:tcBorders>
      </w:tcPr>
    </w:tblStylePr>
    <w:tblStylePr w:type="lastCol">
      <w:rPr>
        <w:b/>
        <w:color w:val="404040"/>
      </w:rPr>
    </w:tblStylePr>
    <w:tblStylePr w:type="lastRow">
      <w:rPr>
        <w:b/>
        <w:color w:val="404040"/>
      </w:rPr>
    </w:tblStylePr>
  </w:style>
  <w:style w:type="table" w:styleId="429">
    <w:name w:val="Grid Table 1 Light Accent 6"/>
    <w:basedOn w:val="421"/>
    <w:uiPriority w:val="99"/>
    <w:tblPr>
      <w:tblStyleRowBandSize w:val="1"/>
      <w:tblStyleColBandSize w:val="1"/>
      <w:tblBorders>
        <w:left w:val="single" w:color="C4DFB2" w:sz="4" w:space="0" w:themeColor="accent6" w:themeTint="67"/>
        <w:top w:val="single" w:color="C4DFB2" w:sz="4" w:space="0" w:themeColor="accent6" w:themeTint="67"/>
        <w:right w:val="single" w:color="C4DFB2" w:sz="4" w:space="0" w:themeColor="accent6" w:themeTint="67"/>
        <w:bottom w:val="single" w:color="C4DFB2" w:sz="4" w:space="0" w:themeColor="accent6" w:themeTint="67"/>
        <w:insideV w:val="single" w:color="C4DFB2" w:sz="4" w:space="0" w:themeColor="accent6" w:themeTint="67"/>
        <w:insideH w:val="single" w:color="C4DFB2" w:sz="4" w:space="0" w:themeColor="accent6" w:themeTint="67"/>
      </w:tblBorders>
    </w:tblPr>
    <w:tblStylePr w:type="band1Horz">
      <w:rPr>
        <w:rFonts w:ascii="Arial" w:hAnsi="Arial"/>
        <w:color w:val="404040"/>
        <w:sz w:val="22"/>
      </w:rPr>
      <w:tcPr>
        <w:tcBorders>
          <w:left w:val="single" w:color="C4DFB2" w:sz="4" w:space="0" w:themeColor="accent6" w:themeTint="67"/>
          <w:top w:val="single" w:color="C4DFB2" w:sz="4" w:space="0" w:themeColor="accent6" w:themeTint="67"/>
          <w:right w:val="single" w:color="C4DFB2" w:sz="4" w:space="0" w:themeColor="accent6" w:themeTint="67"/>
          <w:bottom w:val="single" w:color="C4DFB2" w:sz="4" w:space="0" w:themeColor="accent6" w:themeTint="67"/>
        </w:tcBorders>
      </w:tcPr>
    </w:tblStylePr>
    <w:tblStylePr w:type="firstCol">
      <w:rPr>
        <w:b/>
        <w:color w:val="404040"/>
      </w:rPr>
    </w:tblStylePr>
    <w:tblStylePr w:type="firstRow">
      <w:rPr>
        <w:b/>
        <w:color w:val="404040"/>
      </w:rPr>
      <w:tcPr>
        <w:tcBorders>
          <w:bottom w:val="single" w:color="AAD190" w:sz="12" w:space="0" w:themeColor="accent6" w:themeTint="95"/>
        </w:tcBorders>
      </w:tcPr>
    </w:tblStylePr>
    <w:tblStylePr w:type="lastCol">
      <w:rPr>
        <w:b/>
        <w:color w:val="404040"/>
      </w:rPr>
    </w:tblStylePr>
    <w:tblStylePr w:type="lastRow">
      <w:rPr>
        <w:b/>
        <w:color w:val="404040"/>
      </w:rPr>
    </w:tblStylePr>
  </w:style>
  <w:style w:type="table" w:styleId="430">
    <w:name w:val="Grid Table 2 Accent 1"/>
    <w:basedOn w:val="421"/>
    <w:uiPriority w:val="99"/>
    <w:tblPr>
      <w:tblStyleRowBandSize w:val="1"/>
      <w:tblStyleColBandSize w:val="1"/>
      <w:tblBorders>
        <w:bottom w:val="single" w:color="68A2D8" w:sz="4" w:space="0" w:themeColor="accent1" w:themeTint="EA"/>
        <w:insideV w:val="single" w:color="68A2D8" w:sz="4" w:space="0" w:themeColor="accent1" w:themeTint="EA"/>
        <w:insideH w:val="single" w:color="68A2D8" w:sz="4" w:space="0" w:themeColor="accent1" w:themeTint="EA"/>
      </w:tblBorders>
    </w:tblPr>
    <w:tblStylePr w:type="band1Horz">
      <w:rPr>
        <w:rFonts w:ascii="Arial" w:hAnsi="Arial"/>
        <w:color w:val="404040"/>
        <w:sz w:val="22"/>
      </w:rPr>
      <w:tcPr>
        <w:shd w:val="clear" w:color="auto" w:fill="DDEAF6" w:themeFill="accent1" w:themeFillTint="34"/>
      </w:tcPr>
    </w:tblStylePr>
    <w:tblStylePr w:type="band1Vert">
      <w:rPr>
        <w:rFonts w:ascii="Arial" w:hAnsi="Arial"/>
        <w:color w:val="404040"/>
        <w:sz w:val="22"/>
      </w:rPr>
      <w:tcPr>
        <w:shd w:val="clear" w:color="auto" w:fill="DDEAF6"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68A2D8"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68A2D8" w:sz="4" w:space="0" w:themeColor="accent1" w:themeTint="EA"/>
          <w:right w:val="none" w:color="000000" w:sz="4" w:space="0"/>
          <w:bottom w:val="none" w:color="000000" w:sz="4" w:space="0"/>
        </w:tcBorders>
      </w:tcPr>
    </w:tblStylePr>
  </w:style>
  <w:style w:type="table" w:styleId="431">
    <w:name w:val="Grid Table 2 Accent 2"/>
    <w:basedOn w:val="421"/>
    <w:uiPriority w:val="99"/>
    <w:tblPr>
      <w:tblStyleRowBandSize w:val="1"/>
      <w:tblStyleColBandSize w:val="1"/>
      <w:tblBorders>
        <w:bottom w:val="single" w:color="F4B184" w:sz="4" w:space="0" w:themeColor="accent2" w:themeTint="97"/>
        <w:insideV w:val="single" w:color="F4B184" w:sz="4" w:space="0" w:themeColor="accent2" w:themeTint="97"/>
        <w:insideH w:val="single" w:color="F4B184" w:sz="4" w:space="0" w:themeColor="accent2" w:themeTint="97"/>
      </w:tblBorders>
    </w:tblPr>
    <w:tblStylePr w:type="band1Horz">
      <w:rPr>
        <w:rFonts w:ascii="Arial" w:hAnsi="Arial"/>
        <w:color w:val="404040"/>
        <w:sz w:val="22"/>
      </w:rPr>
      <w:tcPr>
        <w:shd w:val="clear" w:color="auto" w:fill="FBE5D6" w:themeFill="accent2" w:themeFillTint="32"/>
      </w:tcPr>
    </w:tblStylePr>
    <w:tblStylePr w:type="band1Vert">
      <w:rPr>
        <w:rFonts w:ascii="Arial" w:hAnsi="Arial"/>
        <w:color w:val="404040"/>
        <w:sz w:val="22"/>
      </w:rPr>
      <w:tcPr>
        <w:shd w:val="clear" w:color="auto" w:fill="FBE5D6"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F4B184"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F4B184" w:sz="4" w:space="0" w:themeColor="accent2" w:themeTint="97"/>
          <w:right w:val="none" w:color="000000" w:sz="4" w:space="0"/>
          <w:bottom w:val="none" w:color="000000" w:sz="4" w:space="0"/>
        </w:tcBorders>
      </w:tcPr>
    </w:tblStylePr>
  </w:style>
  <w:style w:type="table" w:styleId="432">
    <w:name w:val="Grid Table 2 Accent 3"/>
    <w:basedOn w:val="421"/>
    <w:uiPriority w:val="99"/>
    <w:tblPr>
      <w:tblStyleRowBandSize w:val="1"/>
      <w:tblStyleColBandSize w:val="1"/>
      <w:tblBorders>
        <w:bottom w:val="single" w:color="A5A5A5" w:sz="4" w:space="0" w:themeColor="accent3" w:themeTint="FE"/>
        <w:insideV w:val="single" w:color="A5A5A5" w:sz="4" w:space="0" w:themeColor="accent3" w:themeTint="FE"/>
        <w:insideH w:val="single" w:color="A5A5A5" w:sz="4" w:space="0" w:themeColor="accent3" w:themeTint="FE"/>
      </w:tblBorders>
    </w:tblPr>
    <w:tblStylePr w:type="band1Horz">
      <w:rPr>
        <w:rFonts w:ascii="Arial" w:hAnsi="Arial"/>
        <w:color w:val="404040"/>
        <w:sz w:val="22"/>
      </w:rPr>
      <w:tcPr>
        <w:shd w:val="clear" w:color="auto" w:fill="ECECEC" w:themeFill="accent3" w:themeFillTint="34"/>
      </w:tcPr>
    </w:tblStylePr>
    <w:tblStylePr w:type="band1Vert">
      <w:rPr>
        <w:rFonts w:ascii="Arial" w:hAnsi="Arial"/>
        <w:color w:val="404040"/>
        <w:sz w:val="22"/>
      </w:rPr>
      <w:tcPr>
        <w:shd w:val="clear" w:color="auto" w:fill="ECECEC"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A5A5A5"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A5A5A5" w:sz="4" w:space="0" w:themeColor="accent3" w:themeTint="FE"/>
          <w:right w:val="none" w:color="000000" w:sz="4" w:space="0"/>
          <w:bottom w:val="none" w:color="000000" w:sz="4" w:space="0"/>
        </w:tcBorders>
      </w:tcPr>
    </w:tblStylePr>
  </w:style>
  <w:style w:type="table" w:styleId="433">
    <w:name w:val="Grid Table 2 Accent 4"/>
    <w:basedOn w:val="421"/>
    <w:uiPriority w:val="99"/>
    <w:tblPr>
      <w:tblStyleRowBandSize w:val="1"/>
      <w:tblStyleColBandSize w:val="1"/>
      <w:tblBorders>
        <w:bottom w:val="single" w:color="FFD865" w:sz="4" w:space="0" w:themeColor="accent4" w:themeTint="9A"/>
        <w:insideV w:val="single" w:color="FFD865" w:sz="4" w:space="0" w:themeColor="accent4" w:themeTint="9A"/>
        <w:insideH w:val="single" w:color="FFD865" w:sz="4" w:space="0" w:themeColor="accent4" w:themeTint="9A"/>
      </w:tblBorders>
    </w:tblPr>
    <w:tblStylePr w:type="band1Horz">
      <w:rPr>
        <w:rFonts w:ascii="Arial" w:hAnsi="Arial"/>
        <w:color w:val="404040"/>
        <w:sz w:val="22"/>
      </w:rPr>
      <w:tcPr>
        <w:shd w:val="clear" w:color="auto" w:fill="FFF2CB" w:themeFill="accent4" w:themeFillTint="34"/>
      </w:tcPr>
    </w:tblStylePr>
    <w:tblStylePr w:type="band1Vert">
      <w:rPr>
        <w:rFonts w:ascii="Arial" w:hAnsi="Arial"/>
        <w:color w:val="404040"/>
        <w:sz w:val="22"/>
      </w:rPr>
      <w:tcPr>
        <w:shd w:val="clear" w:color="auto" w:fill="FFF2CB"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FFD865"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FFD865" w:sz="4" w:space="0" w:themeColor="accent4" w:themeTint="9A"/>
          <w:right w:val="none" w:color="000000" w:sz="4" w:space="0"/>
          <w:bottom w:val="none" w:color="000000" w:sz="4" w:space="0"/>
        </w:tcBorders>
      </w:tcPr>
    </w:tblStylePr>
  </w:style>
  <w:style w:type="table" w:styleId="434">
    <w:name w:val="Grid Table 2 Accent 5"/>
    <w:basedOn w:val="421"/>
    <w:uiPriority w:val="99"/>
    <w:tblPr>
      <w:tblStyleRowBandSize w:val="1"/>
      <w:tblStyleColBandSize w:val="1"/>
      <w:tblBorders>
        <w:bottom w:val="single" w:color="4472C4" w:sz="4" w:space="0" w:themeColor="accent5"/>
        <w:insideV w:val="single" w:color="4472C4" w:sz="4" w:space="0" w:themeColor="accent5"/>
        <w:insideH w:val="single" w:color="4472C4" w:sz="4" w:space="0" w:themeColor="accent5"/>
      </w:tblBorders>
    </w:tblPr>
    <w:tblStylePr w:type="band1Horz">
      <w:rPr>
        <w:rFonts w:ascii="Arial" w:hAnsi="Arial"/>
        <w:color w:val="404040"/>
        <w:sz w:val="22"/>
      </w:rPr>
      <w:tcPr>
        <w:shd w:val="clear" w:color="auto" w:fill="D8E2F3" w:themeFill="accent5" w:themeFillTint="34"/>
      </w:tcPr>
    </w:tblStylePr>
    <w:tblStylePr w:type="band1Vert">
      <w:rPr>
        <w:rFonts w:ascii="Arial" w:hAnsi="Arial"/>
        <w:color w:val="404040"/>
        <w:sz w:val="22"/>
      </w:rPr>
      <w:tcPr>
        <w:shd w:val="clear" w:color="auto" w:fill="D8E2F3"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4472C4"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4472C4" w:sz="4" w:space="0" w:themeColor="accent5"/>
          <w:right w:val="none" w:color="000000" w:sz="4" w:space="0"/>
          <w:bottom w:val="none" w:color="000000" w:sz="4" w:space="0"/>
        </w:tcBorders>
      </w:tcPr>
    </w:tblStylePr>
  </w:style>
  <w:style w:type="table" w:styleId="435">
    <w:name w:val="Grid Table 2 Accent 6"/>
    <w:basedOn w:val="421"/>
    <w:uiPriority w:val="99"/>
    <w:tblPr>
      <w:tblStyleRowBandSize w:val="1"/>
      <w:tblStyleColBandSize w:val="1"/>
      <w:tblBorders>
        <w:bottom w:val="single" w:color="70AD47" w:sz="4" w:space="0" w:themeColor="accent6"/>
        <w:insideV w:val="single" w:color="70AD47" w:sz="4" w:space="0" w:themeColor="accent6"/>
        <w:insideH w:val="single" w:color="70AD47" w:sz="4" w:space="0" w:themeColor="accent6"/>
      </w:tblBorders>
    </w:tblPr>
    <w:tblStylePr w:type="band1Horz">
      <w:rPr>
        <w:rFonts w:ascii="Arial" w:hAnsi="Arial"/>
        <w:color w:val="404040"/>
        <w:sz w:val="22"/>
      </w:rPr>
      <w:tcPr>
        <w:shd w:val="clear" w:color="auto" w:fill="E1EFD8" w:themeFill="accent6" w:themeFillTint="34"/>
      </w:tcPr>
    </w:tblStylePr>
    <w:tblStylePr w:type="band1Vert">
      <w:rPr>
        <w:rFonts w:ascii="Arial" w:hAnsi="Arial"/>
        <w:color w:val="404040"/>
        <w:sz w:val="22"/>
      </w:rPr>
      <w:tcPr>
        <w:shd w:val="clear" w:color="auto" w:fill="E1EFD8"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70AD47"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70AD47" w:sz="4" w:space="0" w:themeColor="accent6"/>
          <w:right w:val="none" w:color="000000" w:sz="4" w:space="0"/>
          <w:bottom w:val="none" w:color="000000" w:sz="4" w:space="0"/>
        </w:tcBorders>
      </w:tcPr>
    </w:tblStylePr>
  </w:style>
  <w:style w:type="table" w:styleId="436">
    <w:name w:val="Grid Table 3 Accent 1"/>
    <w:basedOn w:val="421"/>
    <w:uiPriority w:val="99"/>
    <w:tblPr>
      <w:tblStyleRowBandSize w:val="1"/>
      <w:tblStyleColBandSize w:val="1"/>
      <w:tblBorders>
        <w:bottom w:val="single" w:color="68A2D8" w:sz="4" w:space="0" w:themeColor="accent1" w:themeTint="EA"/>
        <w:insideV w:val="single" w:color="68A2D8" w:sz="4" w:space="0" w:themeColor="accent1" w:themeTint="EA"/>
        <w:insideH w:val="single" w:color="68A2D8" w:sz="4" w:space="0" w:themeColor="accent1" w:themeTint="EA"/>
      </w:tblBorders>
    </w:tblPr>
    <w:tblStylePr w:type="band1Horz">
      <w:rPr>
        <w:rFonts w:ascii="Arial" w:hAnsi="Arial"/>
        <w:color w:val="404040"/>
        <w:sz w:val="22"/>
      </w:rPr>
      <w:tcPr>
        <w:shd w:val="clear" w:color="auto" w:fill="DDEAF6" w:themeFill="accent1" w:themeFillTint="34"/>
      </w:tcPr>
    </w:tblStylePr>
    <w:tblStylePr w:type="band1Vert">
      <w:rPr>
        <w:rFonts w:ascii="Arial" w:hAnsi="Arial"/>
        <w:color w:val="404040"/>
        <w:sz w:val="22"/>
      </w:rPr>
      <w:tcPr>
        <w:shd w:val="clear" w:color="auto" w:fill="DDEAF6" w:themeFill="accent1"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37">
    <w:name w:val="Grid Table 3 Accent 2"/>
    <w:basedOn w:val="421"/>
    <w:uiPriority w:val="99"/>
    <w:tblPr>
      <w:tblStyleRowBandSize w:val="1"/>
      <w:tblStyleColBandSize w:val="1"/>
      <w:tblBorders>
        <w:bottom w:val="single" w:color="F4B184" w:sz="4" w:space="0" w:themeColor="accent2" w:themeTint="97"/>
        <w:insideV w:val="single" w:color="F4B184" w:sz="4" w:space="0" w:themeColor="accent2" w:themeTint="97"/>
        <w:insideH w:val="single" w:color="F4B184" w:sz="4" w:space="0" w:themeColor="accent2" w:themeTint="97"/>
      </w:tblBorders>
    </w:tblPr>
    <w:tblStylePr w:type="band1Horz">
      <w:rPr>
        <w:rFonts w:ascii="Arial" w:hAnsi="Arial"/>
        <w:color w:val="404040"/>
        <w:sz w:val="22"/>
      </w:rPr>
      <w:tcPr>
        <w:shd w:val="clear" w:color="auto" w:fill="FBE5D6" w:themeFill="accent2" w:themeFillTint="32"/>
      </w:tcPr>
    </w:tblStylePr>
    <w:tblStylePr w:type="band1Vert">
      <w:rPr>
        <w:rFonts w:ascii="Arial" w:hAnsi="Arial"/>
        <w:color w:val="404040"/>
        <w:sz w:val="22"/>
      </w:rPr>
      <w:tcPr>
        <w:shd w:val="clear" w:color="auto" w:fill="FBE5D6" w:themeFill="accent2" w:themeFillTint="32"/>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38">
    <w:name w:val="Grid Table 3 Accent 3"/>
    <w:basedOn w:val="421"/>
    <w:uiPriority w:val="99"/>
    <w:tblPr>
      <w:tblStyleRowBandSize w:val="1"/>
      <w:tblStyleColBandSize w:val="1"/>
      <w:tblBorders>
        <w:bottom w:val="single" w:color="A5A5A5" w:sz="4" w:space="0" w:themeColor="accent3" w:themeTint="FE"/>
        <w:insideV w:val="single" w:color="A5A5A5" w:sz="4" w:space="0" w:themeColor="accent3" w:themeTint="FE"/>
        <w:insideH w:val="single" w:color="A5A5A5" w:sz="4" w:space="0" w:themeColor="accent3" w:themeTint="FE"/>
      </w:tblBorders>
    </w:tblPr>
    <w:tblStylePr w:type="band1Horz">
      <w:rPr>
        <w:rFonts w:ascii="Arial" w:hAnsi="Arial"/>
        <w:color w:val="404040"/>
        <w:sz w:val="22"/>
      </w:rPr>
      <w:tcPr>
        <w:shd w:val="clear" w:color="auto" w:fill="ECECEC" w:themeFill="accent3" w:themeFillTint="34"/>
      </w:tcPr>
    </w:tblStylePr>
    <w:tblStylePr w:type="band1Vert">
      <w:rPr>
        <w:rFonts w:ascii="Arial" w:hAnsi="Arial"/>
        <w:color w:val="404040"/>
        <w:sz w:val="22"/>
      </w:rPr>
      <w:tcPr>
        <w:shd w:val="clear" w:color="auto" w:fill="ECECEC" w:themeFill="accent3"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39">
    <w:name w:val="Grid Table 3 Accent 4"/>
    <w:basedOn w:val="421"/>
    <w:uiPriority w:val="99"/>
    <w:tblPr>
      <w:tblStyleRowBandSize w:val="1"/>
      <w:tblStyleColBandSize w:val="1"/>
      <w:tblBorders>
        <w:bottom w:val="single" w:color="FFD865" w:sz="4" w:space="0" w:themeColor="accent4" w:themeTint="9A"/>
        <w:insideV w:val="single" w:color="FFD865" w:sz="4" w:space="0" w:themeColor="accent4" w:themeTint="9A"/>
        <w:insideH w:val="single" w:color="FFD865" w:sz="4" w:space="0" w:themeColor="accent4" w:themeTint="9A"/>
      </w:tblBorders>
    </w:tblPr>
    <w:tblStylePr w:type="band1Horz">
      <w:rPr>
        <w:rFonts w:ascii="Arial" w:hAnsi="Arial"/>
        <w:color w:val="404040"/>
        <w:sz w:val="22"/>
      </w:rPr>
      <w:tcPr>
        <w:shd w:val="clear" w:color="auto" w:fill="FFF2CB" w:themeFill="accent4" w:themeFillTint="34"/>
      </w:tcPr>
    </w:tblStylePr>
    <w:tblStylePr w:type="band1Vert">
      <w:rPr>
        <w:rFonts w:ascii="Arial" w:hAnsi="Arial"/>
        <w:color w:val="404040"/>
        <w:sz w:val="22"/>
      </w:rPr>
      <w:tcPr>
        <w:shd w:val="clear" w:color="auto" w:fill="FFF2CB" w:themeFill="accent4"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40">
    <w:name w:val="Grid Table 3 Accent 5"/>
    <w:basedOn w:val="421"/>
    <w:uiPriority w:val="99"/>
    <w:tblPr>
      <w:tblStyleRowBandSize w:val="1"/>
      <w:tblStyleColBandSize w:val="1"/>
      <w:tblBorders>
        <w:bottom w:val="single" w:color="4472C4" w:sz="4" w:space="0" w:themeColor="accent5"/>
        <w:insideV w:val="single" w:color="4472C4" w:sz="4" w:space="0" w:themeColor="accent5"/>
        <w:insideH w:val="single" w:color="4472C4" w:sz="4" w:space="0" w:themeColor="accent5"/>
      </w:tblBorders>
    </w:tblPr>
    <w:tblStylePr w:type="band1Horz">
      <w:rPr>
        <w:rFonts w:ascii="Arial" w:hAnsi="Arial"/>
        <w:color w:val="404040"/>
        <w:sz w:val="22"/>
      </w:rPr>
      <w:tcPr>
        <w:shd w:val="clear" w:color="auto" w:fill="D8E2F3" w:themeFill="accent5" w:themeFillTint="34"/>
      </w:tcPr>
    </w:tblStylePr>
    <w:tblStylePr w:type="band1Vert">
      <w:rPr>
        <w:rFonts w:ascii="Arial" w:hAnsi="Arial"/>
        <w:color w:val="404040"/>
        <w:sz w:val="22"/>
      </w:rPr>
      <w:tcPr>
        <w:shd w:val="clear" w:color="auto" w:fill="D8E2F3" w:themeFill="accent5"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41">
    <w:name w:val="Grid Table 3 Accent 6"/>
    <w:basedOn w:val="421"/>
    <w:uiPriority w:val="99"/>
    <w:tblPr>
      <w:tblStyleRowBandSize w:val="1"/>
      <w:tblStyleColBandSize w:val="1"/>
      <w:tblBorders>
        <w:bottom w:val="single" w:color="70AD47" w:sz="4" w:space="0" w:themeColor="accent6"/>
        <w:insideV w:val="single" w:color="70AD47" w:sz="4" w:space="0" w:themeColor="accent6"/>
        <w:insideH w:val="single" w:color="70AD47" w:sz="4" w:space="0" w:themeColor="accent6"/>
      </w:tblBorders>
    </w:tblPr>
    <w:tblStylePr w:type="band1Horz">
      <w:rPr>
        <w:rFonts w:ascii="Arial" w:hAnsi="Arial"/>
        <w:color w:val="404040"/>
        <w:sz w:val="22"/>
      </w:rPr>
      <w:tcPr>
        <w:shd w:val="clear" w:color="auto" w:fill="E1EFD8" w:themeFill="accent6" w:themeFillTint="34"/>
      </w:tcPr>
    </w:tblStylePr>
    <w:tblStylePr w:type="band1Vert">
      <w:rPr>
        <w:rFonts w:ascii="Arial" w:hAnsi="Arial"/>
        <w:color w:val="404040"/>
        <w:sz w:val="22"/>
      </w:rPr>
      <w:tcPr>
        <w:shd w:val="clear" w:color="auto" w:fill="E1EFD8" w:themeFill="accent6"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42">
    <w:name w:val="Grid Table 4 Accent 1"/>
    <w:basedOn w:val="421"/>
    <w:uiPriority w:val="59"/>
    <w:tblPr>
      <w:tblStyleRowBandSize w:val="1"/>
      <w:tblStyleColBandSize w:val="1"/>
      <w:tblBorders>
        <w:left w:val="single" w:color="A2C6E7" w:sz="4" w:space="0" w:themeColor="accent1" w:themeTint="90"/>
        <w:top w:val="single" w:color="A2C6E7" w:sz="4" w:space="0" w:themeColor="accent1" w:themeTint="90"/>
        <w:right w:val="single" w:color="A2C6E7" w:sz="4" w:space="0" w:themeColor="accent1" w:themeTint="90"/>
        <w:bottom w:val="single" w:color="A2C6E7" w:sz="4" w:space="0" w:themeColor="accent1" w:themeTint="90"/>
        <w:insideV w:val="single" w:color="A2C6E7" w:sz="4" w:space="0" w:themeColor="accent1" w:themeTint="90"/>
        <w:insideH w:val="single" w:color="A2C6E7" w:sz="4" w:space="0" w:themeColor="accent1" w:themeTint="90"/>
      </w:tblBorders>
    </w:tblPr>
    <w:tblStylePr w:type="band1Horz">
      <w:rPr>
        <w:rFonts w:ascii="Arial" w:hAnsi="Arial"/>
        <w:color w:val="404040"/>
        <w:sz w:val="22"/>
      </w:rPr>
      <w:tcPr>
        <w:shd w:val="clear" w:color="auto" w:fill="DEEBF6" w:themeFill="accent1" w:themeFillTint="32"/>
      </w:tcPr>
    </w:tblStylePr>
    <w:tblStylePr w:type="band1Vert">
      <w:rPr>
        <w:rFonts w:ascii="Arial" w:hAnsi="Arial"/>
        <w:color w:val="404040"/>
        <w:sz w:val="22"/>
      </w:rPr>
      <w:tcPr>
        <w:shd w:val="clear" w:color="auto" w:fill="DEEBF6" w:themeFill="accent1" w:themeFillTint="32"/>
      </w:tcPr>
    </w:tblStylePr>
    <w:tblStylePr w:type="firstCol">
      <w:rPr>
        <w:b/>
        <w:color w:val="404040"/>
      </w:rPr>
    </w:tblStylePr>
    <w:tblStylePr w:type="firstRow">
      <w:rPr>
        <w:rFonts w:ascii="Arial" w:hAnsi="Arial"/>
        <w:b/>
        <w:color w:val="FFFFFF"/>
        <w:sz w:val="22"/>
      </w:rPr>
      <w:tcPr>
        <w:shd w:val="clear" w:color="auto" w:fill="68A2D8" w:themeFill="accent1" w:themeFillTint="EA"/>
        <w:tcBorders>
          <w:left w:val="single" w:color="68A2D8" w:sz="4" w:space="0" w:themeColor="accent1" w:themeTint="EA"/>
          <w:top w:val="single" w:color="68A2D8" w:sz="4" w:space="0" w:themeColor="accent1" w:themeTint="EA"/>
          <w:right w:val="single" w:color="68A2D8" w:sz="4" w:space="0" w:themeColor="accent1" w:themeTint="EA"/>
          <w:bottom w:val="single" w:color="68A2D8" w:sz="4" w:space="0" w:themeColor="accent1" w:themeTint="EA"/>
        </w:tcBorders>
      </w:tcPr>
    </w:tblStylePr>
    <w:tblStylePr w:type="lastCol">
      <w:rPr>
        <w:b/>
        <w:color w:val="404040"/>
      </w:rPr>
    </w:tblStylePr>
    <w:tblStylePr w:type="lastRow">
      <w:rPr>
        <w:b/>
        <w:color w:val="404040"/>
      </w:rPr>
      <w:tcPr>
        <w:tcBorders>
          <w:top w:val="single" w:color="68A2D8" w:sz="4" w:space="0" w:themeColor="accent1" w:themeTint="EA"/>
        </w:tcBorders>
      </w:tcPr>
    </w:tblStylePr>
  </w:style>
  <w:style w:type="table" w:styleId="443">
    <w:name w:val="Grid Table 4 Accent 2"/>
    <w:basedOn w:val="421"/>
    <w:uiPriority w:val="59"/>
    <w:tblPr>
      <w:tblStyleRowBandSize w:val="1"/>
      <w:tblStyleColBandSize w:val="1"/>
      <w:tblBorders>
        <w:left w:val="single" w:color="F4B58A" w:sz="4" w:space="0" w:themeColor="accent2" w:themeTint="90"/>
        <w:top w:val="single" w:color="F4B58A" w:sz="4" w:space="0" w:themeColor="accent2" w:themeTint="90"/>
        <w:right w:val="single" w:color="F4B58A" w:sz="4" w:space="0" w:themeColor="accent2" w:themeTint="90"/>
        <w:bottom w:val="single" w:color="F4B58A" w:sz="4" w:space="0" w:themeColor="accent2" w:themeTint="90"/>
        <w:insideV w:val="single" w:color="F4B58A" w:sz="4" w:space="0" w:themeColor="accent2" w:themeTint="90"/>
        <w:insideH w:val="single" w:color="F4B58A" w:sz="4" w:space="0" w:themeColor="accent2" w:themeTint="90"/>
      </w:tblBorders>
    </w:tblPr>
    <w:tblStylePr w:type="band1Horz">
      <w:rPr>
        <w:rFonts w:ascii="Arial" w:hAnsi="Arial"/>
        <w:color w:val="404040"/>
        <w:sz w:val="22"/>
      </w:rPr>
      <w:tcPr>
        <w:shd w:val="clear" w:color="auto" w:fill="FBE5D6" w:themeFill="accent2" w:themeFillTint="32"/>
      </w:tcPr>
    </w:tblStylePr>
    <w:tblStylePr w:type="band1Vert">
      <w:rPr>
        <w:rFonts w:ascii="Arial" w:hAnsi="Arial"/>
        <w:color w:val="404040"/>
        <w:sz w:val="22"/>
      </w:rPr>
      <w:tcPr>
        <w:shd w:val="clear" w:color="auto" w:fill="FBE5D6" w:themeFill="accent2" w:themeFillTint="32"/>
      </w:tcPr>
    </w:tblStylePr>
    <w:tblStylePr w:type="firstCol">
      <w:rPr>
        <w:b/>
        <w:color w:val="404040"/>
      </w:rPr>
    </w:tblStylePr>
    <w:tblStylePr w:type="firstRow">
      <w:rPr>
        <w:rFonts w:ascii="Arial" w:hAnsi="Arial"/>
        <w:b/>
        <w:color w:val="FFFFFF"/>
        <w:sz w:val="22"/>
      </w:rPr>
      <w:tcPr>
        <w:shd w:val="clear" w:color="auto" w:fill="F4B184" w:themeFill="accent2" w:themeFillTint="97"/>
        <w:tcBorders>
          <w:left w:val="single" w:color="F4B184" w:sz="4" w:space="0" w:themeColor="accent2" w:themeTint="97"/>
          <w:top w:val="single" w:color="F4B184" w:sz="4" w:space="0" w:themeColor="accent2" w:themeTint="97"/>
          <w:right w:val="single" w:color="F4B184" w:sz="4" w:space="0" w:themeColor="accent2" w:themeTint="97"/>
          <w:bottom w:val="single" w:color="F4B184" w:sz="4" w:space="0" w:themeColor="accent2" w:themeTint="97"/>
        </w:tcBorders>
      </w:tcPr>
    </w:tblStylePr>
    <w:tblStylePr w:type="lastCol">
      <w:rPr>
        <w:b/>
        <w:color w:val="404040"/>
      </w:rPr>
    </w:tblStylePr>
    <w:tblStylePr w:type="lastRow">
      <w:rPr>
        <w:b/>
        <w:color w:val="404040"/>
      </w:rPr>
      <w:tcPr>
        <w:tcBorders>
          <w:top w:val="single" w:color="F4B184" w:sz="4" w:space="0" w:themeColor="accent2" w:themeTint="97"/>
        </w:tcBorders>
      </w:tcPr>
    </w:tblStylePr>
  </w:style>
  <w:style w:type="table" w:styleId="444">
    <w:name w:val="Grid Table 4 Accent 3"/>
    <w:basedOn w:val="421"/>
    <w:uiPriority w:val="59"/>
    <w:tblPr>
      <w:tblStyleRowBandSize w:val="1"/>
      <w:tblStyleColBandSize w:val="1"/>
      <w:tblBorders>
        <w:left w:val="single" w:color="CCCCCC" w:sz="4" w:space="0" w:themeColor="accent3" w:themeTint="90"/>
        <w:top w:val="single" w:color="CCCCCC" w:sz="4" w:space="0" w:themeColor="accent3" w:themeTint="90"/>
        <w:right w:val="single" w:color="CCCCCC" w:sz="4" w:space="0" w:themeColor="accent3" w:themeTint="90"/>
        <w:bottom w:val="single" w:color="CCCCCC" w:sz="4" w:space="0" w:themeColor="accent3" w:themeTint="90"/>
        <w:insideV w:val="single" w:color="CCCCCC" w:sz="4" w:space="0" w:themeColor="accent3" w:themeTint="90"/>
        <w:insideH w:val="single" w:color="CCCCCC" w:sz="4" w:space="0" w:themeColor="accent3" w:themeTint="90"/>
      </w:tblBorders>
    </w:tblPr>
    <w:tblStylePr w:type="band1Horz">
      <w:rPr>
        <w:rFonts w:ascii="Arial" w:hAnsi="Arial"/>
        <w:color w:val="404040"/>
        <w:sz w:val="22"/>
      </w:rPr>
      <w:tcPr>
        <w:shd w:val="clear" w:color="auto" w:fill="ECECEC" w:themeFill="accent3" w:themeFillTint="34"/>
      </w:tcPr>
    </w:tblStylePr>
    <w:tblStylePr w:type="band1Vert">
      <w:rPr>
        <w:rFonts w:ascii="Arial" w:hAnsi="Arial"/>
        <w:color w:val="404040"/>
        <w:sz w:val="22"/>
      </w:rPr>
      <w:tcPr>
        <w:shd w:val="clear" w:color="auto" w:fill="ECECEC" w:themeFill="accent3" w:themeFillTint="34"/>
      </w:tcPr>
    </w:tblStylePr>
    <w:tblStylePr w:type="firstCol">
      <w:rPr>
        <w:b/>
        <w:color w:val="404040"/>
      </w:rPr>
    </w:tblStylePr>
    <w:tblStylePr w:type="firstRow">
      <w:rPr>
        <w:rFonts w:ascii="Arial" w:hAnsi="Arial"/>
        <w:b/>
        <w:color w:val="FFFFFF"/>
        <w:sz w:val="22"/>
      </w:rPr>
      <w:tcPr>
        <w:shd w:val="clear" w:color="auto" w:fill="A5A5A5" w:themeFill="accent3" w:themeFillTint="FE"/>
        <w:tcBorders>
          <w:left w:val="single" w:color="A5A5A5" w:sz="4" w:space="0" w:themeColor="accent3" w:themeTint="FE"/>
          <w:top w:val="single" w:color="A5A5A5" w:sz="4" w:space="0" w:themeColor="accent3" w:themeTint="FE"/>
          <w:right w:val="single" w:color="A5A5A5" w:sz="4" w:space="0" w:themeColor="accent3" w:themeTint="FE"/>
          <w:bottom w:val="single" w:color="A5A5A5" w:sz="4" w:space="0" w:themeColor="accent3" w:themeTint="FE"/>
        </w:tcBorders>
      </w:tcPr>
    </w:tblStylePr>
    <w:tblStylePr w:type="lastCol">
      <w:rPr>
        <w:b/>
        <w:color w:val="404040"/>
      </w:rPr>
    </w:tblStylePr>
    <w:tblStylePr w:type="lastRow">
      <w:rPr>
        <w:b/>
        <w:color w:val="404040"/>
      </w:rPr>
      <w:tcPr>
        <w:tcBorders>
          <w:top w:val="single" w:color="A5A5A5" w:sz="4" w:space="0" w:themeColor="accent3" w:themeTint="FE"/>
        </w:tcBorders>
      </w:tcPr>
    </w:tblStylePr>
  </w:style>
  <w:style w:type="table" w:styleId="445">
    <w:name w:val="Grid Table 4 Accent 4"/>
    <w:basedOn w:val="421"/>
    <w:uiPriority w:val="59"/>
    <w:tblPr>
      <w:tblStyleRowBandSize w:val="1"/>
      <w:tblStyleColBandSize w:val="1"/>
      <w:tblBorders>
        <w:left w:val="single" w:color="FFDB6F" w:sz="4" w:space="0" w:themeColor="accent4" w:themeTint="90"/>
        <w:top w:val="single" w:color="FFDB6F" w:sz="4" w:space="0" w:themeColor="accent4" w:themeTint="90"/>
        <w:right w:val="single" w:color="FFDB6F" w:sz="4" w:space="0" w:themeColor="accent4" w:themeTint="90"/>
        <w:bottom w:val="single" w:color="FFDB6F" w:sz="4" w:space="0" w:themeColor="accent4" w:themeTint="90"/>
        <w:insideV w:val="single" w:color="FFDB6F" w:sz="4" w:space="0" w:themeColor="accent4" w:themeTint="90"/>
        <w:insideH w:val="single" w:color="FFDB6F" w:sz="4" w:space="0" w:themeColor="accent4" w:themeTint="90"/>
      </w:tblBorders>
    </w:tblPr>
    <w:tblStylePr w:type="band1Horz">
      <w:rPr>
        <w:rFonts w:ascii="Arial" w:hAnsi="Arial"/>
        <w:color w:val="404040"/>
        <w:sz w:val="22"/>
      </w:rPr>
      <w:tcPr>
        <w:shd w:val="clear" w:color="auto" w:fill="FFF2CB" w:themeFill="accent4" w:themeFillTint="34"/>
      </w:tcPr>
    </w:tblStylePr>
    <w:tblStylePr w:type="band1Vert">
      <w:rPr>
        <w:rFonts w:ascii="Arial" w:hAnsi="Arial"/>
        <w:color w:val="404040"/>
        <w:sz w:val="22"/>
      </w:rPr>
      <w:tcPr>
        <w:shd w:val="clear" w:color="auto" w:fill="FFF2CB" w:themeFill="accent4" w:themeFillTint="34"/>
      </w:tcPr>
    </w:tblStylePr>
    <w:tblStylePr w:type="firstCol">
      <w:rPr>
        <w:b/>
        <w:color w:val="404040"/>
      </w:rPr>
    </w:tblStylePr>
    <w:tblStylePr w:type="firstRow">
      <w:rPr>
        <w:rFonts w:ascii="Arial" w:hAnsi="Arial"/>
        <w:b/>
        <w:color w:val="FFFFFF"/>
        <w:sz w:val="22"/>
      </w:rPr>
      <w:tcPr>
        <w:shd w:val="clear" w:color="auto" w:fill="FFD865" w:themeFill="accent4" w:themeFillTint="9A"/>
        <w:tcBorders>
          <w:left w:val="single" w:color="FFD865" w:sz="4" w:space="0" w:themeColor="accent4" w:themeTint="9A"/>
          <w:top w:val="single" w:color="FFD865" w:sz="4" w:space="0" w:themeColor="accent4" w:themeTint="9A"/>
          <w:right w:val="single" w:color="FFD865" w:sz="4" w:space="0" w:themeColor="accent4" w:themeTint="9A"/>
          <w:bottom w:val="single" w:color="FFD865" w:sz="4" w:space="0" w:themeColor="accent4" w:themeTint="9A"/>
        </w:tcBorders>
      </w:tcPr>
    </w:tblStylePr>
    <w:tblStylePr w:type="lastCol">
      <w:rPr>
        <w:b/>
        <w:color w:val="404040"/>
      </w:rPr>
    </w:tblStylePr>
    <w:tblStylePr w:type="lastRow">
      <w:rPr>
        <w:b/>
        <w:color w:val="404040"/>
      </w:rPr>
      <w:tcPr>
        <w:tcBorders>
          <w:top w:val="single" w:color="FFD865" w:sz="4" w:space="0" w:themeColor="accent4" w:themeTint="9A"/>
        </w:tcBorders>
      </w:tcPr>
    </w:tblStylePr>
  </w:style>
  <w:style w:type="table" w:styleId="446">
    <w:name w:val="Grid Table 4 Accent 5"/>
    <w:basedOn w:val="421"/>
    <w:uiPriority w:val="59"/>
    <w:tblPr>
      <w:tblStyleRowBandSize w:val="1"/>
      <w:tblStyleColBandSize w:val="1"/>
      <w:tblBorders>
        <w:left w:val="single" w:color="95AFDD" w:sz="4" w:space="0" w:themeColor="accent5" w:themeTint="90"/>
        <w:top w:val="single" w:color="95AFDD" w:sz="4" w:space="0" w:themeColor="accent5" w:themeTint="90"/>
        <w:right w:val="single" w:color="95AFDD" w:sz="4" w:space="0" w:themeColor="accent5" w:themeTint="90"/>
        <w:bottom w:val="single" w:color="95AFDD" w:sz="4" w:space="0" w:themeColor="accent5" w:themeTint="90"/>
        <w:insideV w:val="single" w:color="95AFDD" w:sz="4" w:space="0" w:themeColor="accent5" w:themeTint="90"/>
        <w:insideH w:val="single" w:color="95AFDD" w:sz="4" w:space="0" w:themeColor="accent5" w:themeTint="90"/>
      </w:tblBorders>
    </w:tblPr>
    <w:tblStylePr w:type="band1Horz">
      <w:rPr>
        <w:rFonts w:ascii="Arial" w:hAnsi="Arial"/>
        <w:color w:val="404040"/>
        <w:sz w:val="22"/>
      </w:rPr>
      <w:tcPr>
        <w:shd w:val="clear" w:color="auto" w:fill="D8E2F3" w:themeFill="accent5" w:themeFillTint="34"/>
      </w:tcPr>
    </w:tblStylePr>
    <w:tblStylePr w:type="band1Vert">
      <w:rPr>
        <w:rFonts w:ascii="Arial" w:hAnsi="Arial"/>
        <w:color w:val="404040"/>
        <w:sz w:val="22"/>
      </w:rPr>
      <w:tcPr>
        <w:shd w:val="clear" w:color="auto" w:fill="D8E2F3" w:themeFill="accent5" w:themeFillTint="34"/>
      </w:tcPr>
    </w:tblStylePr>
    <w:tblStylePr w:type="firstCol">
      <w:rPr>
        <w:b/>
        <w:color w:val="404040"/>
      </w:rPr>
    </w:tblStylePr>
    <w:tblStylePr w:type="firstRow">
      <w:rPr>
        <w:rFonts w:ascii="Arial" w:hAnsi="Arial"/>
        <w:b/>
        <w:color w:val="FFFFFF"/>
        <w:sz w:val="22"/>
      </w:rPr>
      <w:tcPr>
        <w:shd w:val="clear" w:color="auto" w:fill="4472C4" w:themeFill="accent5"/>
        <w:tcBorders>
          <w:left w:val="single" w:color="4472C4" w:sz="4" w:space="0" w:themeColor="accent5"/>
          <w:top w:val="single" w:color="4472C4" w:sz="4" w:space="0" w:themeColor="accent5"/>
          <w:right w:val="single" w:color="4472C4" w:sz="4" w:space="0" w:themeColor="accent5"/>
          <w:bottom w:val="single" w:color="4472C4" w:sz="4" w:space="0" w:themeColor="accent5"/>
        </w:tcBorders>
      </w:tcPr>
    </w:tblStylePr>
    <w:tblStylePr w:type="lastCol">
      <w:rPr>
        <w:b/>
        <w:color w:val="404040"/>
      </w:rPr>
    </w:tblStylePr>
    <w:tblStylePr w:type="lastRow">
      <w:rPr>
        <w:b/>
        <w:color w:val="404040"/>
      </w:rPr>
      <w:tcPr>
        <w:tcBorders>
          <w:top w:val="single" w:color="4472C4" w:sz="4" w:space="0" w:themeColor="accent5"/>
        </w:tcBorders>
      </w:tcPr>
    </w:tblStylePr>
  </w:style>
  <w:style w:type="table" w:styleId="447">
    <w:name w:val="Grid Table 4 Accent 6"/>
    <w:basedOn w:val="421"/>
    <w:uiPriority w:val="59"/>
    <w:tblPr>
      <w:tblStyleRowBandSize w:val="1"/>
      <w:tblStyleColBandSize w:val="1"/>
      <w:tblBorders>
        <w:left w:val="single" w:color="ADD394" w:sz="4" w:space="0" w:themeColor="accent6" w:themeTint="90"/>
        <w:top w:val="single" w:color="ADD394" w:sz="4" w:space="0" w:themeColor="accent6" w:themeTint="90"/>
        <w:right w:val="single" w:color="ADD394" w:sz="4" w:space="0" w:themeColor="accent6" w:themeTint="90"/>
        <w:bottom w:val="single" w:color="ADD394" w:sz="4" w:space="0" w:themeColor="accent6" w:themeTint="90"/>
        <w:insideV w:val="single" w:color="ADD394" w:sz="4" w:space="0" w:themeColor="accent6" w:themeTint="90"/>
        <w:insideH w:val="single" w:color="ADD394" w:sz="4" w:space="0" w:themeColor="accent6" w:themeTint="90"/>
      </w:tblBorders>
    </w:tblPr>
    <w:tblStylePr w:type="band1Horz">
      <w:rPr>
        <w:rFonts w:ascii="Arial" w:hAnsi="Arial"/>
        <w:color w:val="404040"/>
        <w:sz w:val="22"/>
      </w:rPr>
      <w:tcPr>
        <w:shd w:val="clear" w:color="auto" w:fill="E1EFD8" w:themeFill="accent6" w:themeFillTint="34"/>
      </w:tcPr>
    </w:tblStylePr>
    <w:tblStylePr w:type="band1Vert">
      <w:rPr>
        <w:rFonts w:ascii="Arial" w:hAnsi="Arial"/>
        <w:color w:val="404040"/>
        <w:sz w:val="22"/>
      </w:rPr>
      <w:tcPr>
        <w:shd w:val="clear" w:color="auto" w:fill="E1EFD8" w:themeFill="accent6" w:themeFillTint="34"/>
      </w:tcPr>
    </w:tblStylePr>
    <w:tblStylePr w:type="firstCol">
      <w:rPr>
        <w:b/>
        <w:color w:val="404040"/>
      </w:rPr>
    </w:tblStylePr>
    <w:tblStylePr w:type="firstRow">
      <w:rPr>
        <w:rFonts w:ascii="Arial" w:hAnsi="Arial"/>
        <w:b/>
        <w:color w:val="FFFFFF"/>
        <w:sz w:val="22"/>
      </w:rPr>
      <w:tcPr>
        <w:shd w:val="clear" w:color="auto" w:fill="70AD47" w:themeFill="accent6"/>
        <w:tcBorders>
          <w:left w:val="single" w:color="70AD47" w:sz="4" w:space="0" w:themeColor="accent6"/>
          <w:top w:val="single" w:color="70AD47" w:sz="4" w:space="0" w:themeColor="accent6"/>
          <w:right w:val="single" w:color="70AD47" w:sz="4" w:space="0" w:themeColor="accent6"/>
          <w:bottom w:val="single" w:color="70AD47" w:sz="4" w:space="0" w:themeColor="accent6"/>
        </w:tcBorders>
      </w:tcPr>
    </w:tblStylePr>
    <w:tblStylePr w:type="lastCol">
      <w:rPr>
        <w:b/>
        <w:color w:val="404040"/>
      </w:rPr>
    </w:tblStylePr>
    <w:tblStylePr w:type="lastRow">
      <w:rPr>
        <w:b/>
        <w:color w:val="404040"/>
      </w:rPr>
      <w:tcPr>
        <w:tcBorders>
          <w:top w:val="single" w:color="70AD47" w:sz="4" w:space="0" w:themeColor="accent6"/>
        </w:tcBorders>
      </w:tcPr>
    </w:tblStylePr>
  </w:style>
  <w:style w:type="table" w:styleId="448">
    <w:name w:val="Grid Table 5 Dark Accent 2"/>
    <w:basedOn w:val="421"/>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FBE5D6" w:themeFill="accent2" w:themeFillTint="32"/>
    </w:tblPr>
    <w:tblStylePr w:type="band1Horz">
      <w:tcPr>
        <w:shd w:val="clear" w:color="auto" w:fill="F6C3A0" w:themeFill="accent2" w:themeFillTint="75"/>
      </w:tcPr>
    </w:tblStylePr>
    <w:tblStylePr w:type="band1Vert">
      <w:tcPr>
        <w:shd w:val="clear" w:color="auto" w:fill="F6C3A0" w:themeFill="accent2" w:themeFillTint="75"/>
      </w:tcPr>
    </w:tblStylePr>
    <w:tblStylePr w:type="firstCol">
      <w:rPr>
        <w:rFonts w:ascii="Arial" w:hAnsi="Arial"/>
        <w:b/>
        <w:color w:val="FFFFFF"/>
        <w:sz w:val="22"/>
      </w:rPr>
      <w:tcPr>
        <w:shd w:val="clear" w:color="auto" w:fill="ED7D31" w:themeFill="accent2"/>
      </w:tcPr>
    </w:tblStylePr>
    <w:tblStylePr w:type="firstRow">
      <w:rPr>
        <w:rFonts w:ascii="Arial" w:hAnsi="Arial"/>
        <w:b/>
        <w:color w:val="FFFFFF"/>
        <w:sz w:val="22"/>
      </w:rPr>
      <w:tcPr>
        <w:shd w:val="clear" w:color="auto" w:fill="ED7D31" w:themeFill="accent2"/>
      </w:tcPr>
    </w:tblStylePr>
    <w:tblStylePr w:type="lastCol">
      <w:rPr>
        <w:rFonts w:ascii="Arial" w:hAnsi="Arial"/>
        <w:b/>
        <w:color w:val="FFFFFF"/>
        <w:sz w:val="22"/>
      </w:rPr>
      <w:tcPr>
        <w:shd w:val="clear" w:color="auto" w:fill="ED7D31" w:themeFill="accent2"/>
      </w:tcPr>
    </w:tblStylePr>
    <w:tblStylePr w:type="lastRow">
      <w:rPr>
        <w:rFonts w:ascii="Arial" w:hAnsi="Arial"/>
        <w:b/>
        <w:color w:val="FFFFFF"/>
        <w:sz w:val="22"/>
      </w:rPr>
      <w:tcPr>
        <w:shd w:val="clear" w:color="auto" w:fill="ED7D31" w:themeFill="accent2"/>
        <w:tcBorders>
          <w:top w:val="single" w:color="FFFFFF" w:sz="4" w:space="0" w:themeColor="light1"/>
        </w:tcBorders>
      </w:tcPr>
    </w:tblStylePr>
  </w:style>
  <w:style w:type="table" w:styleId="449">
    <w:name w:val="Grid Table 5 Dark Accent 3"/>
    <w:basedOn w:val="421"/>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ECECEC" w:themeFill="accent3" w:themeFillTint="34"/>
    </w:tblPr>
    <w:tblStylePr w:type="band1Horz">
      <w:tcPr>
        <w:shd w:val="clear" w:color="auto" w:fill="D5D5D5" w:themeFill="accent3" w:themeFillTint="75"/>
      </w:tcPr>
    </w:tblStylePr>
    <w:tblStylePr w:type="band1Vert">
      <w:tcPr>
        <w:shd w:val="clear" w:color="auto" w:fill="D5D5D5" w:themeFill="accent3" w:themeFillTint="75"/>
      </w:tcPr>
    </w:tblStylePr>
    <w:tblStylePr w:type="firstCol">
      <w:rPr>
        <w:rFonts w:ascii="Arial" w:hAnsi="Arial"/>
        <w:b/>
        <w:color w:val="FFFFFF"/>
        <w:sz w:val="22"/>
      </w:rPr>
      <w:tcPr>
        <w:shd w:val="clear" w:color="auto" w:fill="A5A5A5" w:themeFill="accent3"/>
      </w:tcPr>
    </w:tblStylePr>
    <w:tblStylePr w:type="firstRow">
      <w:rPr>
        <w:rFonts w:ascii="Arial" w:hAnsi="Arial"/>
        <w:b/>
        <w:color w:val="FFFFFF"/>
        <w:sz w:val="22"/>
      </w:rPr>
      <w:tcPr>
        <w:shd w:val="clear" w:color="auto" w:fill="A5A5A5" w:themeFill="accent3"/>
      </w:tcPr>
    </w:tblStylePr>
    <w:tblStylePr w:type="lastCol">
      <w:rPr>
        <w:rFonts w:ascii="Arial" w:hAnsi="Arial"/>
        <w:b/>
        <w:color w:val="FFFFFF"/>
        <w:sz w:val="22"/>
      </w:rPr>
      <w:tcPr>
        <w:shd w:val="clear" w:color="auto" w:fill="A5A5A5" w:themeFill="accent3"/>
      </w:tcPr>
    </w:tblStylePr>
    <w:tblStylePr w:type="lastRow">
      <w:rPr>
        <w:rFonts w:ascii="Arial" w:hAnsi="Arial"/>
        <w:b/>
        <w:color w:val="FFFFFF"/>
        <w:sz w:val="22"/>
      </w:rPr>
      <w:tcPr>
        <w:shd w:val="clear" w:color="auto" w:fill="A5A5A5" w:themeFill="accent3"/>
        <w:tcBorders>
          <w:top w:val="single" w:color="FFFFFF" w:sz="4" w:space="0" w:themeColor="light1"/>
        </w:tcBorders>
      </w:tcPr>
    </w:tblStylePr>
  </w:style>
  <w:style w:type="table" w:styleId="450">
    <w:name w:val="Grid Table 5 Dark Accent 5"/>
    <w:basedOn w:val="421"/>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D8E2F3" w:themeFill="accent5" w:themeFillTint="34"/>
    </w:tblPr>
    <w:tblStylePr w:type="band1Horz">
      <w:tcPr>
        <w:shd w:val="clear" w:color="auto" w:fill="A9BEE4" w:themeFill="accent5" w:themeFillTint="75"/>
      </w:tcPr>
    </w:tblStylePr>
    <w:tblStylePr w:type="band1Vert">
      <w:tcPr>
        <w:shd w:val="clear" w:color="auto" w:fill="A9BEE4" w:themeFill="accent5" w:themeFillTint="75"/>
      </w:tcPr>
    </w:tblStylePr>
    <w:tblStylePr w:type="firstCol">
      <w:rPr>
        <w:rFonts w:ascii="Arial" w:hAnsi="Arial"/>
        <w:b/>
        <w:color w:val="FFFFFF"/>
        <w:sz w:val="22"/>
      </w:rPr>
      <w:tcPr>
        <w:shd w:val="clear" w:color="auto" w:fill="4472C4" w:themeFill="accent5"/>
      </w:tcPr>
    </w:tblStylePr>
    <w:tblStylePr w:type="firstRow">
      <w:rPr>
        <w:rFonts w:ascii="Arial" w:hAnsi="Arial"/>
        <w:b/>
        <w:color w:val="FFFFFF"/>
        <w:sz w:val="22"/>
      </w:rPr>
      <w:tcPr>
        <w:shd w:val="clear" w:color="auto" w:fill="4472C4" w:themeFill="accent5"/>
      </w:tcPr>
    </w:tblStylePr>
    <w:tblStylePr w:type="lastCol">
      <w:rPr>
        <w:rFonts w:ascii="Arial" w:hAnsi="Arial"/>
        <w:b/>
        <w:color w:val="FFFFFF"/>
        <w:sz w:val="22"/>
      </w:rPr>
      <w:tcPr>
        <w:shd w:val="clear" w:color="auto" w:fill="4472C4" w:themeFill="accent5"/>
      </w:tcPr>
    </w:tblStylePr>
    <w:tblStylePr w:type="lastRow">
      <w:rPr>
        <w:rFonts w:ascii="Arial" w:hAnsi="Arial"/>
        <w:b/>
        <w:color w:val="FFFFFF"/>
        <w:sz w:val="22"/>
      </w:rPr>
      <w:tcPr>
        <w:shd w:val="clear" w:color="auto" w:fill="4472C4" w:themeFill="accent5"/>
        <w:tcBorders>
          <w:top w:val="single" w:color="FFFFFF" w:sz="4" w:space="0" w:themeColor="light1"/>
        </w:tcBorders>
      </w:tcPr>
    </w:tblStylePr>
  </w:style>
  <w:style w:type="table" w:styleId="451">
    <w:name w:val="Grid Table 5 Dark Accent 6"/>
    <w:basedOn w:val="421"/>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E1EFD8" w:themeFill="accent6" w:themeFillTint="34"/>
    </w:tblPr>
    <w:tblStylePr w:type="band1Horz">
      <w:tcPr>
        <w:shd w:val="clear" w:color="auto" w:fill="BCDBA8" w:themeFill="accent6" w:themeFillTint="75"/>
      </w:tcPr>
    </w:tblStylePr>
    <w:tblStylePr w:type="band1Vert">
      <w:tcPr>
        <w:shd w:val="clear" w:color="auto" w:fill="BCDBA8" w:themeFill="accent6" w:themeFillTint="75"/>
      </w:tcPr>
    </w:tblStylePr>
    <w:tblStylePr w:type="firstCol">
      <w:rPr>
        <w:rFonts w:ascii="Arial" w:hAnsi="Arial"/>
        <w:b/>
        <w:color w:val="FFFFFF"/>
        <w:sz w:val="22"/>
      </w:rPr>
      <w:tcPr>
        <w:shd w:val="clear" w:color="auto" w:fill="70AD47" w:themeFill="accent6"/>
      </w:tcPr>
    </w:tblStylePr>
    <w:tblStylePr w:type="firstRow">
      <w:rPr>
        <w:rFonts w:ascii="Arial" w:hAnsi="Arial"/>
        <w:b/>
        <w:color w:val="FFFFFF"/>
        <w:sz w:val="22"/>
      </w:rPr>
      <w:tcPr>
        <w:shd w:val="clear" w:color="auto" w:fill="70AD47" w:themeFill="accent6"/>
      </w:tcPr>
    </w:tblStylePr>
    <w:tblStylePr w:type="lastCol">
      <w:rPr>
        <w:rFonts w:ascii="Arial" w:hAnsi="Arial"/>
        <w:b/>
        <w:color w:val="FFFFFF"/>
        <w:sz w:val="22"/>
      </w:rPr>
      <w:tcPr>
        <w:shd w:val="clear" w:color="auto" w:fill="70AD47" w:themeFill="accent6"/>
      </w:tcPr>
    </w:tblStylePr>
    <w:tblStylePr w:type="lastRow">
      <w:rPr>
        <w:rFonts w:ascii="Arial" w:hAnsi="Arial"/>
        <w:b/>
        <w:color w:val="FFFFFF"/>
        <w:sz w:val="22"/>
      </w:rPr>
      <w:tcPr>
        <w:shd w:val="clear" w:color="auto" w:fill="70AD47" w:themeFill="accent6"/>
        <w:tcBorders>
          <w:top w:val="single" w:color="FFFFFF" w:sz="4" w:space="0" w:themeColor="light1"/>
        </w:tcBorders>
      </w:tcPr>
    </w:tblStylePr>
  </w:style>
  <w:style w:type="table" w:styleId="452">
    <w:name w:val="Grid Table 6 Colorful Accent 1"/>
    <w:basedOn w:val="421"/>
    <w:uiPriority w:val="99"/>
    <w:tblPr>
      <w:tblStyleRowBandSize w:val="1"/>
      <w:tblStyleColBandSize w:val="1"/>
      <w:tblBorders>
        <w:left w:val="single" w:color="ACCCEA" w:sz="4" w:space="0" w:themeColor="accent1" w:themeTint="80"/>
        <w:top w:val="single" w:color="ACCCEA" w:sz="4" w:space="0" w:themeColor="accent1" w:themeTint="80"/>
        <w:right w:val="single" w:color="ACCCEA" w:sz="4" w:space="0" w:themeColor="accent1" w:themeTint="80"/>
        <w:bottom w:val="single" w:color="ACCCEA" w:sz="4" w:space="0" w:themeColor="accent1" w:themeTint="80"/>
        <w:insideV w:val="single" w:color="ACCCEA" w:sz="4" w:space="0" w:themeColor="accent1" w:themeTint="80"/>
        <w:insideH w:val="single" w:color="ACCCEA" w:sz="4" w:space="0" w:themeColor="accent1" w:themeTint="80"/>
      </w:tblBorders>
    </w:tblPr>
    <w:tblStylePr w:type="band1Horz">
      <w:rPr>
        <w:rFonts w:ascii="Arial" w:hAnsi="Arial"/>
        <w:color w:val="ACCCEA" w:themeColor="accent1" w:themeTint="80" w:themeShade="95"/>
        <w:sz w:val="22"/>
      </w:rPr>
      <w:tcPr>
        <w:shd w:val="clear" w:color="auto" w:fill="DDEAF6" w:themeFill="accent1" w:themeFillTint="34"/>
      </w:tcPr>
    </w:tblStylePr>
    <w:tblStylePr w:type="band1Vert">
      <w:tcPr>
        <w:shd w:val="clear" w:color="auto" w:fill="DDEAF6" w:themeFill="accent1" w:themeFillTint="34"/>
      </w:tcPr>
    </w:tblStylePr>
    <w:tblStylePr w:type="band2Horz">
      <w:rPr>
        <w:rFonts w:ascii="Arial" w:hAnsi="Arial"/>
        <w:color w:val="ACCCEA" w:themeColor="accent1" w:themeTint="80" w:themeShade="95"/>
        <w:sz w:val="22"/>
      </w:rPr>
    </w:tblStylePr>
    <w:tblStylePr w:type="firstCol">
      <w:rPr>
        <w:b/>
        <w:color w:val="ACCCEA" w:themeColor="accent1" w:themeTint="80" w:themeShade="95"/>
      </w:rPr>
    </w:tblStylePr>
    <w:tblStylePr w:type="firstRow">
      <w:rPr>
        <w:b/>
        <w:color w:val="ACCCEA" w:themeColor="accent1" w:themeTint="80" w:themeShade="95"/>
      </w:rPr>
      <w:tcPr>
        <w:tcBorders>
          <w:bottom w:val="single" w:color="ACCCEA" w:sz="12" w:space="0" w:themeColor="accent1" w:themeTint="80"/>
        </w:tcBorders>
      </w:tcPr>
    </w:tblStylePr>
    <w:tblStylePr w:type="lastCol">
      <w:rPr>
        <w:b/>
        <w:color w:val="ACCCEA" w:themeColor="accent1" w:themeTint="80" w:themeShade="95"/>
      </w:rPr>
    </w:tblStylePr>
    <w:tblStylePr w:type="lastRow">
      <w:rPr>
        <w:b/>
        <w:color w:val="ACCCEA" w:themeColor="accent1" w:themeTint="80" w:themeShade="95"/>
      </w:rPr>
    </w:tblStylePr>
  </w:style>
  <w:style w:type="table" w:styleId="453">
    <w:name w:val="Grid Table 6 Colorful Accent 2"/>
    <w:basedOn w:val="421"/>
    <w:uiPriority w:val="99"/>
    <w:tblPr>
      <w:tblStyleRowBandSize w:val="1"/>
      <w:tblStyleColBandSize w:val="1"/>
      <w:tblBorders>
        <w:left w:val="single" w:color="F4B184" w:sz="4" w:space="0" w:themeColor="accent2" w:themeTint="97"/>
        <w:top w:val="single" w:color="F4B184" w:sz="4" w:space="0" w:themeColor="accent2" w:themeTint="97"/>
        <w:right w:val="single" w:color="F4B184" w:sz="4" w:space="0" w:themeColor="accent2" w:themeTint="97"/>
        <w:bottom w:val="single" w:color="F4B184" w:sz="4" w:space="0" w:themeColor="accent2" w:themeTint="97"/>
        <w:insideV w:val="single" w:color="F4B184" w:sz="4" w:space="0" w:themeColor="accent2" w:themeTint="97"/>
        <w:insideH w:val="single" w:color="F4B184" w:sz="4" w:space="0" w:themeColor="accent2" w:themeTint="97"/>
      </w:tblBorders>
    </w:tblPr>
    <w:tblStylePr w:type="band1Horz">
      <w:rPr>
        <w:rFonts w:ascii="Arial" w:hAnsi="Arial"/>
        <w:color w:val="F4B184" w:themeColor="accent2" w:themeTint="97" w:themeShade="95"/>
        <w:sz w:val="22"/>
      </w:rPr>
      <w:tcPr>
        <w:shd w:val="clear" w:color="auto" w:fill="FBE5D6" w:themeFill="accent2" w:themeFillTint="32"/>
      </w:tcPr>
    </w:tblStylePr>
    <w:tblStylePr w:type="band1Vert">
      <w:tcPr>
        <w:shd w:val="clear" w:color="auto" w:fill="FBE5D6" w:themeFill="accent2" w:themeFillTint="32"/>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sz="12" w:space="0" w:themeColor="accent2" w:themeTint="97"/>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454">
    <w:name w:val="Grid Table 6 Colorful Accent 3"/>
    <w:basedOn w:val="421"/>
    <w:uiPriority w:val="99"/>
    <w:tblPr>
      <w:tblStyleRowBandSize w:val="1"/>
      <w:tblStyleColBandSize w:val="1"/>
      <w:tblBorders>
        <w:left w:val="single" w:color="A5A5A5" w:sz="4" w:space="0" w:themeColor="accent3" w:themeTint="FE"/>
        <w:top w:val="single" w:color="A5A5A5" w:sz="4" w:space="0" w:themeColor="accent3" w:themeTint="FE"/>
        <w:right w:val="single" w:color="A5A5A5" w:sz="4" w:space="0" w:themeColor="accent3" w:themeTint="FE"/>
        <w:bottom w:val="single" w:color="A5A5A5" w:sz="4" w:space="0" w:themeColor="accent3" w:themeTint="FE"/>
        <w:insideV w:val="single" w:color="A5A5A5" w:sz="4" w:space="0" w:themeColor="accent3" w:themeTint="FE"/>
        <w:insideH w:val="single" w:color="A5A5A5" w:sz="4" w:space="0" w:themeColor="accent3" w:themeTint="FE"/>
      </w:tblBorders>
    </w:tblPr>
    <w:tblStylePr w:type="band1Horz">
      <w:rPr>
        <w:rFonts w:ascii="Arial" w:hAnsi="Arial"/>
        <w:color w:val="A5A5A5" w:themeColor="accent3" w:themeTint="FE" w:themeShade="95"/>
        <w:sz w:val="22"/>
      </w:rPr>
      <w:tcPr>
        <w:shd w:val="clear" w:color="auto" w:fill="ECECEC" w:themeFill="accent3" w:themeFillTint="34"/>
      </w:tcPr>
    </w:tblStylePr>
    <w:tblStylePr w:type="band1Vert">
      <w:tcPr>
        <w:shd w:val="clear" w:color="auto" w:fill="ECECEC" w:themeFill="accent3" w:themeFillTint="34"/>
      </w:tcPr>
    </w:tblStylePr>
    <w:tblStylePr w:type="band2Horz">
      <w:rPr>
        <w:rFonts w:ascii="Arial" w:hAnsi="Arial"/>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sz="12" w:space="0" w:themeColor="accent3" w:themeTint="FE"/>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455">
    <w:name w:val="Grid Table 6 Colorful Accent 4"/>
    <w:basedOn w:val="421"/>
    <w:uiPriority w:val="99"/>
    <w:tblPr>
      <w:tblStyleRowBandSize w:val="1"/>
      <w:tblStyleColBandSize w:val="1"/>
      <w:tblBorders>
        <w:left w:val="single" w:color="FFD865" w:sz="4" w:space="0" w:themeColor="accent4" w:themeTint="9A"/>
        <w:top w:val="single" w:color="FFD865" w:sz="4" w:space="0" w:themeColor="accent4" w:themeTint="9A"/>
        <w:right w:val="single" w:color="FFD865" w:sz="4" w:space="0" w:themeColor="accent4" w:themeTint="9A"/>
        <w:bottom w:val="single" w:color="FFD865" w:sz="4" w:space="0" w:themeColor="accent4" w:themeTint="9A"/>
        <w:insideV w:val="single" w:color="FFD865" w:sz="4" w:space="0" w:themeColor="accent4" w:themeTint="9A"/>
        <w:insideH w:val="single" w:color="FFD865" w:sz="4" w:space="0" w:themeColor="accent4" w:themeTint="9A"/>
      </w:tblBorders>
    </w:tblPr>
    <w:tblStylePr w:type="band1Horz">
      <w:rPr>
        <w:rFonts w:ascii="Arial" w:hAnsi="Arial"/>
        <w:color w:val="FFD865" w:themeColor="accent4" w:themeTint="9A" w:themeShade="95"/>
        <w:sz w:val="22"/>
      </w:rPr>
      <w:tcPr>
        <w:shd w:val="clear" w:color="auto" w:fill="FFF2CB" w:themeFill="accent4" w:themeFillTint="34"/>
      </w:tcPr>
    </w:tblStylePr>
    <w:tblStylePr w:type="band1Vert">
      <w:tcPr>
        <w:shd w:val="clear" w:color="auto" w:fill="FFF2CB" w:themeFill="accent4" w:themeFillTint="34"/>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sz="12" w:space="0" w:themeColor="accent4" w:themeTint="9A"/>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456">
    <w:name w:val="Grid Table 6 Colorful Accent 5"/>
    <w:basedOn w:val="421"/>
    <w:uiPriority w:val="99"/>
    <w:tblPr>
      <w:tblStyleRowBandSize w:val="1"/>
      <w:tblStyleColBandSize w:val="1"/>
      <w:tblBorders>
        <w:left w:val="single" w:color="4472C4" w:sz="4" w:space="0" w:themeColor="accent5"/>
        <w:top w:val="single" w:color="4472C4" w:sz="4" w:space="0" w:themeColor="accent5"/>
        <w:right w:val="single" w:color="4472C4" w:sz="4" w:space="0" w:themeColor="accent5"/>
        <w:bottom w:val="single" w:color="4472C4" w:sz="4" w:space="0" w:themeColor="accent5"/>
        <w:insideV w:val="single" w:color="4472C4" w:sz="4" w:space="0" w:themeColor="accent5"/>
        <w:insideH w:val="single" w:color="4472C4" w:sz="4" w:space="0" w:themeColor="accent5"/>
      </w:tblBorders>
    </w:tblPr>
    <w:tblStylePr w:type="band1Horz">
      <w:rPr>
        <w:rFonts w:ascii="Arial" w:hAnsi="Arial"/>
        <w:color w:val="254175" w:themeColor="accent5" w:themeShade="95"/>
        <w:sz w:val="22"/>
      </w:rPr>
      <w:tcPr>
        <w:shd w:val="clear" w:color="auto" w:fill="D8E2F3" w:themeFill="accent5" w:themeFillTint="34"/>
      </w:tcPr>
    </w:tblStylePr>
    <w:tblStylePr w:type="band1Vert">
      <w:tcPr>
        <w:shd w:val="clear" w:color="auto" w:fill="D8E2F3" w:themeFill="accent5" w:themeFillTint="34"/>
      </w:tcPr>
    </w:tblStylePr>
    <w:tblStylePr w:type="band2Horz">
      <w:rPr>
        <w:rFonts w:ascii="Arial" w:hAnsi="Arial"/>
        <w:color w:val="254175" w:themeColor="accent5" w:themeShade="95"/>
        <w:sz w:val="22"/>
      </w:rPr>
    </w:tblStylePr>
    <w:tblStylePr w:type="firstCol">
      <w:rPr>
        <w:b/>
        <w:color w:val="254175" w:themeColor="accent5" w:themeShade="95"/>
      </w:rPr>
    </w:tblStylePr>
    <w:tblStylePr w:type="firstRow">
      <w:rPr>
        <w:b/>
        <w:color w:val="254175" w:themeColor="accent5" w:themeShade="95"/>
      </w:rPr>
      <w:tcPr>
        <w:tcBorders>
          <w:bottom w:val="single" w:color="4472C4" w:sz="12" w:space="0" w:themeColor="accent5"/>
        </w:tcBorders>
      </w:tcPr>
    </w:tblStylePr>
    <w:tblStylePr w:type="lastCol">
      <w:rPr>
        <w:b/>
        <w:color w:val="254175" w:themeColor="accent5" w:themeShade="95"/>
      </w:rPr>
    </w:tblStylePr>
    <w:tblStylePr w:type="lastRow">
      <w:rPr>
        <w:b/>
        <w:color w:val="254175" w:themeColor="accent5" w:themeShade="95"/>
      </w:rPr>
    </w:tblStylePr>
  </w:style>
  <w:style w:type="table" w:styleId="457">
    <w:name w:val="Grid Table 6 Colorful Accent 6"/>
    <w:basedOn w:val="421"/>
    <w:uiPriority w:val="99"/>
    <w:tblPr>
      <w:tblStyleRowBandSize w:val="1"/>
      <w:tblStyleColBandSize w:val="1"/>
      <w:tblBorders>
        <w:left w:val="single" w:color="70AD47" w:sz="4" w:space="0" w:themeColor="accent6"/>
        <w:top w:val="single" w:color="70AD47" w:sz="4" w:space="0" w:themeColor="accent6"/>
        <w:right w:val="single" w:color="70AD47" w:sz="4" w:space="0" w:themeColor="accent6"/>
        <w:bottom w:val="single" w:color="70AD47" w:sz="4" w:space="0" w:themeColor="accent6"/>
        <w:insideV w:val="single" w:color="70AD47" w:sz="4" w:space="0" w:themeColor="accent6"/>
        <w:insideH w:val="single" w:color="70AD47" w:sz="4" w:space="0" w:themeColor="accent6"/>
      </w:tblBorders>
    </w:tblPr>
    <w:tblStylePr w:type="band1Horz">
      <w:rPr>
        <w:rFonts w:ascii="Arial" w:hAnsi="Arial"/>
        <w:color w:val="254175" w:themeColor="accent5" w:themeShade="95"/>
        <w:sz w:val="22"/>
      </w:rPr>
      <w:tcPr>
        <w:shd w:val="clear" w:color="auto" w:fill="E1EFD8" w:themeFill="accent6" w:themeFillTint="34"/>
      </w:tcPr>
    </w:tblStylePr>
    <w:tblStylePr w:type="band1Vert">
      <w:tcPr>
        <w:shd w:val="clear" w:color="auto" w:fill="E1EFD8" w:themeFill="accent6" w:themeFillTint="34"/>
      </w:tcPr>
    </w:tblStylePr>
    <w:tblStylePr w:type="band2Horz">
      <w:rPr>
        <w:rFonts w:ascii="Arial" w:hAnsi="Arial"/>
        <w:color w:val="254175" w:themeColor="accent5" w:themeShade="95"/>
        <w:sz w:val="22"/>
      </w:rPr>
    </w:tblStylePr>
    <w:tblStylePr w:type="firstCol">
      <w:rPr>
        <w:b/>
        <w:color w:val="254175" w:themeColor="accent5" w:themeShade="95"/>
      </w:rPr>
    </w:tblStylePr>
    <w:tblStylePr w:type="firstRow">
      <w:rPr>
        <w:b/>
        <w:color w:val="254175" w:themeColor="accent5" w:themeShade="95"/>
      </w:rPr>
      <w:tcPr>
        <w:tcBorders>
          <w:bottom w:val="single" w:color="70AD47" w:sz="12" w:space="0" w:themeColor="accent6"/>
        </w:tcBorders>
      </w:tcPr>
    </w:tblStylePr>
    <w:tblStylePr w:type="lastCol">
      <w:rPr>
        <w:b/>
        <w:color w:val="254175" w:themeColor="accent5" w:themeShade="95"/>
      </w:rPr>
    </w:tblStylePr>
    <w:tblStylePr w:type="lastRow">
      <w:rPr>
        <w:b/>
        <w:color w:val="254175" w:themeColor="accent5" w:themeShade="95"/>
      </w:rPr>
    </w:tblStylePr>
  </w:style>
  <w:style w:type="table" w:styleId="458">
    <w:name w:val="Grid Table 7 Colorful Accent 1"/>
    <w:basedOn w:val="421"/>
    <w:uiPriority w:val="99"/>
    <w:tblPr>
      <w:tblStyleRowBandSize w:val="1"/>
      <w:tblStyleColBandSize w:val="1"/>
      <w:tblBorders>
        <w:right w:val="single" w:color="ACCCEA" w:sz="4" w:space="0" w:themeColor="accent1" w:themeTint="80"/>
        <w:bottom w:val="single" w:color="ACCCEA" w:sz="4" w:space="0" w:themeColor="accent1" w:themeTint="80"/>
        <w:insideV w:val="single" w:color="ACCCEA" w:sz="4" w:space="0" w:themeColor="accent1" w:themeTint="80"/>
        <w:insideH w:val="single" w:color="ACCCEA" w:sz="4" w:space="0" w:themeColor="accent1" w:themeTint="80"/>
      </w:tblBorders>
    </w:tblPr>
    <w:tblStylePr w:type="band1Horz">
      <w:rPr>
        <w:rFonts w:ascii="Arial" w:hAnsi="Arial"/>
        <w:color w:val="ACCCEA" w:themeColor="accent1" w:themeTint="80" w:themeShade="95"/>
        <w:sz w:val="22"/>
      </w:rPr>
      <w:tcPr>
        <w:shd w:val="clear" w:color="auto" w:fill="DDEAF6" w:themeFill="accent1" w:themeFillTint="34"/>
      </w:tcPr>
    </w:tblStylePr>
    <w:tblStylePr w:type="band1Vert">
      <w:tcPr>
        <w:shd w:val="clear" w:color="auto" w:fill="DDEAF6" w:themeFill="accent1" w:themeFillTint="34"/>
      </w:tcPr>
    </w:tblStylePr>
    <w:tblStylePr w:type="band2Horz">
      <w:rPr>
        <w:rFonts w:ascii="Arial" w:hAnsi="Arial"/>
        <w:color w:val="ACCCEA" w:themeColor="accent1" w:themeTint="80" w:themeShade="95"/>
        <w:sz w:val="22"/>
      </w:rPr>
    </w:tblStylePr>
    <w:tblStylePr w:type="firstCol">
      <w:rPr>
        <w:rFonts w:ascii="Arial" w:hAnsi="Arial"/>
        <w:i/>
        <w:color w:val="ACCCEA" w:themeColor="accent1" w:themeTint="80" w:themeShade="95"/>
        <w:sz w:val="22"/>
      </w:rPr>
      <w:pPr>
        <w:jc w:val="right"/>
      </w:pPr>
      <w:tcPr>
        <w:shd w:val="clear" w:color="auto" w:fill="FFFFFF"/>
        <w:tcBorders>
          <w:left w:val="none" w:sz="0" w:space="0" w:color="auto"/>
          <w:top w:val="none" w:sz="0" w:space="0" w:color="auto"/>
          <w:right w:val="single" w:color="ACCCEA" w:sz="4" w:space="0" w:themeColor="accent1" w:themeTint="80"/>
          <w:bottom w:val="none" w:sz="0" w:space="0" w:color="auto"/>
        </w:tcBorders>
      </w:tcPr>
    </w:tblStylePr>
    <w:tblStylePr w:type="firstRow">
      <w:rPr>
        <w:rFonts w:ascii="Arial" w:hAnsi="Arial"/>
        <w:b/>
        <w:color w:val="ACCCEA" w:themeColor="accent1" w:themeTint="80" w:themeShade="95"/>
        <w:sz w:val="22"/>
      </w:rPr>
      <w:tcPr>
        <w:shd w:val="clear" w:color="auto" w:fill="FFFFFF" w:themeFill="light1"/>
        <w:tcBorders>
          <w:left w:val="none" w:sz="0" w:space="0" w:color="auto"/>
          <w:top w:val="none" w:sz="0" w:space="0" w:color="auto"/>
          <w:right w:val="none" w:sz="0" w:space="0" w:color="auto"/>
          <w:bottom w:val="single" w:color="ACCCEA" w:sz="4" w:space="0" w:themeColor="accent1" w:themeTint="80"/>
        </w:tcBorders>
      </w:tcPr>
    </w:tblStylePr>
    <w:tblStylePr w:type="lastCol">
      <w:rPr>
        <w:rFonts w:ascii="Arial" w:hAnsi="Arial"/>
        <w:i/>
        <w:color w:val="ACCCEA" w:themeColor="accent1" w:themeTint="80" w:themeShade="95"/>
        <w:sz w:val="22"/>
      </w:rPr>
      <w:tcPr>
        <w:shd w:val="clear" w:color="auto" w:fill="FFFFFF"/>
        <w:tcBorders>
          <w:left w:val="single" w:color="ACCCEA" w:sz="4" w:space="0" w:themeColor="accent1" w:themeTint="80"/>
          <w:top w:val="none" w:sz="0" w:space="0" w:color="auto"/>
          <w:right w:val="none" w:sz="0" w:space="0" w:color="auto"/>
          <w:bottom w:val="none" w:sz="0" w:space="0" w:color="auto"/>
        </w:tcBorders>
      </w:tcPr>
    </w:tblStylePr>
    <w:tblStylePr w:type="lastRow">
      <w:rPr>
        <w:rFonts w:ascii="Arial" w:hAnsi="Arial"/>
        <w:b/>
        <w:color w:val="ACCCEA" w:themeColor="accent1" w:themeTint="80" w:themeShade="95"/>
        <w:sz w:val="22"/>
      </w:rPr>
      <w:tcPr>
        <w:shd w:val="clear" w:color="auto" w:fill="FFFFFF" w:themeFill="light1"/>
        <w:tcBorders>
          <w:left w:val="none" w:sz="0" w:space="0" w:color="auto"/>
          <w:top w:val="single" w:color="ACCCEA" w:sz="4" w:space="0" w:themeColor="accent1" w:themeTint="80"/>
          <w:right w:val="none" w:sz="0" w:space="0" w:color="auto"/>
          <w:bottom w:val="none" w:sz="0" w:space="0" w:color="auto"/>
        </w:tcBorders>
      </w:tcPr>
    </w:tblStylePr>
  </w:style>
  <w:style w:type="table" w:styleId="459">
    <w:name w:val="Grid Table 7 Colorful Accent 2"/>
    <w:basedOn w:val="421"/>
    <w:uiPriority w:val="99"/>
    <w:tblPr>
      <w:tblStyleRowBandSize w:val="1"/>
      <w:tblStyleColBandSize w:val="1"/>
      <w:tblBorders>
        <w:right w:val="single" w:color="F4B184" w:sz="4" w:space="0" w:themeColor="accent2" w:themeTint="97"/>
        <w:bottom w:val="single" w:color="F4B184" w:sz="4" w:space="0" w:themeColor="accent2" w:themeTint="97"/>
        <w:insideV w:val="single" w:color="F4B184" w:sz="4" w:space="0" w:themeColor="accent2" w:themeTint="97"/>
        <w:insideH w:val="single" w:color="F4B184" w:sz="4" w:space="0" w:themeColor="accent2" w:themeTint="97"/>
      </w:tblBorders>
    </w:tblPr>
    <w:tblStylePr w:type="band1Horz">
      <w:rPr>
        <w:rFonts w:ascii="Arial" w:hAnsi="Arial"/>
        <w:color w:val="F4B184" w:themeColor="accent2" w:themeTint="97" w:themeShade="95"/>
        <w:sz w:val="22"/>
      </w:rPr>
      <w:tcPr>
        <w:shd w:val="clear" w:color="auto" w:fill="FBE5D6" w:themeFill="accent2" w:themeFillTint="32"/>
      </w:tcPr>
    </w:tblStylePr>
    <w:tblStylePr w:type="band1Vert">
      <w:tcPr>
        <w:shd w:val="clear" w:color="auto" w:fill="FBE5D6" w:themeFill="accent2" w:themeFillTint="32"/>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auto" w:fill="FFFFFF"/>
        <w:tcBorders>
          <w:left w:val="none" w:sz="0" w:space="0" w:color="auto"/>
          <w:top w:val="none" w:sz="0" w:space="0" w:color="auto"/>
          <w:right w:val="single" w:color="F4B184" w:sz="4" w:space="0" w:themeColor="accent2" w:themeTint="97"/>
          <w:bottom w:val="none" w:sz="0" w:space="0" w:color="auto"/>
        </w:tcBorders>
      </w:tcPr>
    </w:tblStylePr>
    <w:tblStylePr w:type="firstRow">
      <w:rPr>
        <w:rFonts w:ascii="Arial" w:hAnsi="Arial"/>
        <w:b/>
        <w:color w:val="F4B184" w:themeColor="accent2" w:themeTint="97" w:themeShade="95"/>
        <w:sz w:val="22"/>
      </w:rPr>
      <w:tcPr>
        <w:shd w:val="clear" w:color="auto" w:fill="FFFFFF" w:themeFill="light1"/>
        <w:tcBorders>
          <w:left w:val="none" w:sz="0" w:space="0" w:color="auto"/>
          <w:top w:val="none" w:sz="0" w:space="0" w:color="auto"/>
          <w:right w:val="none" w:sz="0" w:space="0" w:color="auto"/>
          <w:bottom w:val="single" w:color="F4B184" w:sz="4" w:space="0" w:themeColor="accent2" w:themeTint="97"/>
        </w:tcBorders>
      </w:tcPr>
    </w:tblStylePr>
    <w:tblStylePr w:type="lastCol">
      <w:rPr>
        <w:rFonts w:ascii="Arial" w:hAnsi="Arial"/>
        <w:i/>
        <w:color w:val="F4B184" w:themeColor="accent2" w:themeTint="97" w:themeShade="95"/>
        <w:sz w:val="22"/>
      </w:rPr>
      <w:tcPr>
        <w:shd w:val="clear" w:color="auto" w:fill="FFFFFF"/>
        <w:tcBorders>
          <w:left w:val="single" w:color="F4B184" w:sz="4" w:space="0" w:themeColor="accent2" w:themeTint="97"/>
          <w:top w:val="none" w:sz="0" w:space="0" w:color="auto"/>
          <w:right w:val="none" w:sz="0" w:space="0" w:color="auto"/>
          <w:bottom w:val="none" w:sz="0" w:space="0" w:color="auto"/>
        </w:tcBorders>
      </w:tcPr>
    </w:tblStylePr>
    <w:tblStylePr w:type="lastRow">
      <w:rPr>
        <w:rFonts w:ascii="Arial" w:hAnsi="Arial"/>
        <w:b/>
        <w:color w:val="F4B184" w:themeColor="accent2" w:themeTint="97" w:themeShade="95"/>
        <w:sz w:val="22"/>
      </w:rPr>
      <w:tcPr>
        <w:shd w:val="clear" w:color="auto" w:fill="FFFFFF" w:themeFill="light1"/>
        <w:tcBorders>
          <w:left w:val="none" w:sz="0" w:space="0" w:color="auto"/>
          <w:top w:val="single" w:color="F4B184" w:sz="4" w:space="0" w:themeColor="accent2" w:themeTint="97"/>
          <w:right w:val="none" w:sz="0" w:space="0" w:color="auto"/>
          <w:bottom w:val="none" w:sz="0" w:space="0" w:color="auto"/>
        </w:tcBorders>
      </w:tcPr>
    </w:tblStylePr>
  </w:style>
  <w:style w:type="table" w:styleId="460">
    <w:name w:val="Grid Table 7 Colorful Accent 3"/>
    <w:basedOn w:val="421"/>
    <w:uiPriority w:val="99"/>
    <w:tblPr>
      <w:tblStyleRowBandSize w:val="1"/>
      <w:tblStyleColBandSize w:val="1"/>
      <w:tblBorders>
        <w:right w:val="single" w:color="A5A5A5" w:sz="4" w:space="0" w:themeColor="accent3" w:themeTint="FE"/>
        <w:bottom w:val="single" w:color="A5A5A5" w:sz="4" w:space="0" w:themeColor="accent3" w:themeTint="FE"/>
        <w:insideV w:val="single" w:color="A5A5A5" w:sz="4" w:space="0" w:themeColor="accent3" w:themeTint="FE"/>
        <w:insideH w:val="single" w:color="A5A5A5" w:sz="4" w:space="0" w:themeColor="accent3" w:themeTint="FE"/>
      </w:tblBorders>
    </w:tblPr>
    <w:tblStylePr w:type="band1Horz">
      <w:rPr>
        <w:rFonts w:ascii="Arial" w:hAnsi="Arial"/>
        <w:color w:val="A5A5A5" w:themeColor="accent3" w:themeTint="FE" w:themeShade="95"/>
        <w:sz w:val="22"/>
      </w:rPr>
      <w:tcPr>
        <w:shd w:val="clear" w:color="auto" w:fill="ECECEC" w:themeFill="accent3" w:themeFillTint="34"/>
      </w:tcPr>
    </w:tblStylePr>
    <w:tblStylePr w:type="band1Vert">
      <w:tcPr>
        <w:shd w:val="clear" w:color="auto" w:fill="ECECEC" w:themeFill="accent3" w:themeFillTint="34"/>
      </w:tcPr>
    </w:tblStylePr>
    <w:tblStylePr w:type="band2Horz">
      <w:rPr>
        <w:rFonts w:ascii="Arial" w:hAnsi="Arial"/>
        <w:color w:val="A5A5A5" w:themeColor="accent3" w:themeTint="FE" w:themeShade="95"/>
        <w:sz w:val="22"/>
      </w:rPr>
    </w:tblStylePr>
    <w:tblStylePr w:type="firstCol">
      <w:rPr>
        <w:rFonts w:ascii="Arial" w:hAnsi="Arial"/>
        <w:i/>
        <w:color w:val="A5A5A5" w:themeColor="accent3" w:themeTint="FE" w:themeShade="95"/>
        <w:sz w:val="22"/>
      </w:rPr>
      <w:pPr>
        <w:jc w:val="right"/>
      </w:pPr>
      <w:tcPr>
        <w:shd w:val="clear" w:color="auto" w:fill="FFFFFF"/>
        <w:tcBorders>
          <w:left w:val="none" w:sz="0" w:space="0" w:color="auto"/>
          <w:top w:val="none" w:sz="0" w:space="0" w:color="auto"/>
          <w:right w:val="single" w:color="A5A5A5" w:sz="4" w:space="0" w:themeColor="accent3" w:themeTint="FE"/>
          <w:bottom w:val="none" w:sz="0" w:space="0" w:color="auto"/>
        </w:tcBorders>
      </w:tcPr>
    </w:tblStylePr>
    <w:tblStylePr w:type="firstRow">
      <w:rPr>
        <w:rFonts w:ascii="Arial" w:hAnsi="Arial"/>
        <w:b/>
        <w:color w:val="A5A5A5" w:themeColor="accent3" w:themeTint="FE" w:themeShade="95"/>
        <w:sz w:val="22"/>
      </w:rPr>
      <w:tcPr>
        <w:shd w:val="clear" w:color="auto" w:fill="FFFFFF" w:themeFill="light1"/>
        <w:tcBorders>
          <w:left w:val="none" w:sz="0" w:space="0" w:color="auto"/>
          <w:top w:val="none" w:sz="0" w:space="0" w:color="auto"/>
          <w:right w:val="none" w:sz="0" w:space="0" w:color="auto"/>
          <w:bottom w:val="single" w:color="A5A5A5" w:sz="4" w:space="0" w:themeColor="accent3" w:themeTint="FE"/>
        </w:tcBorders>
      </w:tcPr>
    </w:tblStylePr>
    <w:tblStylePr w:type="lastCol">
      <w:rPr>
        <w:rFonts w:ascii="Arial" w:hAnsi="Arial"/>
        <w:i/>
        <w:color w:val="A5A5A5" w:themeColor="accent3" w:themeTint="FE" w:themeShade="95"/>
        <w:sz w:val="22"/>
      </w:rPr>
      <w:tcPr>
        <w:shd w:val="clear" w:color="auto" w:fill="FFFFFF"/>
        <w:tcBorders>
          <w:left w:val="single" w:color="A5A5A5" w:sz="4" w:space="0" w:themeColor="accent3" w:themeTint="FE"/>
          <w:top w:val="none" w:sz="0" w:space="0" w:color="auto"/>
          <w:right w:val="none" w:sz="0" w:space="0" w:color="auto"/>
          <w:bottom w:val="none" w:sz="0" w:space="0" w:color="auto"/>
        </w:tcBorders>
      </w:tcPr>
    </w:tblStylePr>
    <w:tblStylePr w:type="lastRow">
      <w:rPr>
        <w:rFonts w:ascii="Arial" w:hAnsi="Arial"/>
        <w:b/>
        <w:color w:val="A5A5A5" w:themeColor="accent3" w:themeTint="FE" w:themeShade="95"/>
        <w:sz w:val="22"/>
      </w:rPr>
      <w:tcPr>
        <w:shd w:val="clear" w:color="auto" w:fill="FFFFFF" w:themeFill="light1"/>
        <w:tcBorders>
          <w:left w:val="none" w:sz="0" w:space="0" w:color="auto"/>
          <w:top w:val="single" w:color="A5A5A5" w:sz="4" w:space="0" w:themeColor="accent3" w:themeTint="FE"/>
          <w:right w:val="none" w:sz="0" w:space="0" w:color="auto"/>
          <w:bottom w:val="none" w:sz="0" w:space="0" w:color="auto"/>
        </w:tcBorders>
      </w:tcPr>
    </w:tblStylePr>
  </w:style>
  <w:style w:type="table" w:styleId="461">
    <w:name w:val="Grid Table 7 Colorful Accent 4"/>
    <w:basedOn w:val="421"/>
    <w:uiPriority w:val="99"/>
    <w:tblPr>
      <w:tblStyleRowBandSize w:val="1"/>
      <w:tblStyleColBandSize w:val="1"/>
      <w:tblBorders>
        <w:right w:val="single" w:color="FFD865" w:sz="4" w:space="0" w:themeColor="accent4" w:themeTint="9A"/>
        <w:bottom w:val="single" w:color="FFD865" w:sz="4" w:space="0" w:themeColor="accent4" w:themeTint="9A"/>
        <w:insideV w:val="single" w:color="FFD865" w:sz="4" w:space="0" w:themeColor="accent4" w:themeTint="9A"/>
        <w:insideH w:val="single" w:color="FFD865" w:sz="4" w:space="0" w:themeColor="accent4" w:themeTint="9A"/>
      </w:tblBorders>
    </w:tblPr>
    <w:tblStylePr w:type="band1Horz">
      <w:rPr>
        <w:rFonts w:ascii="Arial" w:hAnsi="Arial"/>
        <w:color w:val="FFD865" w:themeColor="accent4" w:themeTint="9A" w:themeShade="95"/>
        <w:sz w:val="22"/>
      </w:rPr>
      <w:tcPr>
        <w:shd w:val="clear" w:color="auto" w:fill="FFF2CB" w:themeFill="accent4" w:themeFillTint="34"/>
      </w:tcPr>
    </w:tblStylePr>
    <w:tblStylePr w:type="band1Vert">
      <w:tcPr>
        <w:shd w:val="clear" w:color="auto" w:fill="FFF2CB" w:themeFill="accent4" w:themeFillTint="34"/>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auto" w:fill="FFFFFF"/>
        <w:tcBorders>
          <w:left w:val="none" w:sz="0" w:space="0" w:color="auto"/>
          <w:top w:val="none" w:sz="0" w:space="0" w:color="auto"/>
          <w:right w:val="single" w:color="FFD865" w:sz="4" w:space="0" w:themeColor="accent4" w:themeTint="9A"/>
          <w:bottom w:val="none" w:sz="0" w:space="0" w:color="auto"/>
        </w:tcBorders>
      </w:tcPr>
    </w:tblStylePr>
    <w:tblStylePr w:type="firstRow">
      <w:rPr>
        <w:rFonts w:ascii="Arial" w:hAnsi="Arial"/>
        <w:b/>
        <w:color w:val="FFD865" w:themeColor="accent4" w:themeTint="9A" w:themeShade="95"/>
        <w:sz w:val="22"/>
      </w:rPr>
      <w:tcPr>
        <w:shd w:val="clear" w:color="auto" w:fill="FFFFFF" w:themeFill="light1"/>
        <w:tcBorders>
          <w:left w:val="none" w:sz="0" w:space="0" w:color="auto"/>
          <w:top w:val="none" w:sz="0" w:space="0" w:color="auto"/>
          <w:right w:val="none" w:sz="0" w:space="0" w:color="auto"/>
          <w:bottom w:val="single" w:color="FFD865" w:sz="4" w:space="0" w:themeColor="accent4" w:themeTint="9A"/>
        </w:tcBorders>
      </w:tcPr>
    </w:tblStylePr>
    <w:tblStylePr w:type="lastCol">
      <w:rPr>
        <w:rFonts w:ascii="Arial" w:hAnsi="Arial"/>
        <w:i/>
        <w:color w:val="FFD865" w:themeColor="accent4" w:themeTint="9A" w:themeShade="95"/>
        <w:sz w:val="22"/>
      </w:rPr>
      <w:tcPr>
        <w:shd w:val="clear" w:color="auto" w:fill="FFFFFF"/>
        <w:tcBorders>
          <w:left w:val="single" w:color="FFD865" w:sz="4" w:space="0" w:themeColor="accent4" w:themeTint="9A"/>
          <w:top w:val="none" w:sz="0" w:space="0" w:color="auto"/>
          <w:right w:val="none" w:sz="0" w:space="0" w:color="auto"/>
          <w:bottom w:val="none" w:sz="0" w:space="0" w:color="auto"/>
        </w:tcBorders>
      </w:tcPr>
    </w:tblStylePr>
    <w:tblStylePr w:type="lastRow">
      <w:rPr>
        <w:rFonts w:ascii="Arial" w:hAnsi="Arial"/>
        <w:b/>
        <w:color w:val="FFD865" w:themeColor="accent4" w:themeTint="9A" w:themeShade="95"/>
        <w:sz w:val="22"/>
      </w:rPr>
      <w:tcPr>
        <w:shd w:val="clear" w:color="auto" w:fill="FFFFFF" w:themeFill="light1"/>
        <w:tcBorders>
          <w:left w:val="none" w:sz="0" w:space="0" w:color="auto"/>
          <w:top w:val="single" w:color="FFD865" w:sz="4" w:space="0" w:themeColor="accent4" w:themeTint="9A"/>
          <w:right w:val="none" w:sz="0" w:space="0" w:color="auto"/>
          <w:bottom w:val="none" w:sz="0" w:space="0" w:color="auto"/>
        </w:tcBorders>
      </w:tcPr>
    </w:tblStylePr>
  </w:style>
  <w:style w:type="table" w:styleId="462">
    <w:name w:val="Grid Table 7 Colorful Accent 5"/>
    <w:basedOn w:val="421"/>
    <w:uiPriority w:val="99"/>
    <w:tblPr>
      <w:tblStyleRowBandSize w:val="1"/>
      <w:tblStyleColBandSize w:val="1"/>
      <w:tblBorders>
        <w:right w:val="single" w:color="95AFDD" w:sz="4" w:space="0" w:themeColor="accent5" w:themeTint="90"/>
        <w:bottom w:val="single" w:color="95AFDD" w:sz="4" w:space="0" w:themeColor="accent5" w:themeTint="90"/>
        <w:insideV w:val="single" w:color="95AFDD" w:sz="4" w:space="0" w:themeColor="accent5" w:themeTint="90"/>
        <w:insideH w:val="single" w:color="95AFDD" w:sz="4" w:space="0" w:themeColor="accent5" w:themeTint="90"/>
      </w:tblBorders>
    </w:tblPr>
    <w:tblStylePr w:type="band1Horz">
      <w:rPr>
        <w:rFonts w:ascii="Arial" w:hAnsi="Arial"/>
        <w:color w:val="254175" w:themeColor="accent5" w:themeShade="95"/>
        <w:sz w:val="22"/>
      </w:rPr>
      <w:tcPr>
        <w:shd w:val="clear" w:color="auto" w:fill="D8E2F3" w:themeFill="accent5" w:themeFillTint="34"/>
      </w:tcPr>
    </w:tblStylePr>
    <w:tblStylePr w:type="band1Vert">
      <w:tcPr>
        <w:shd w:val="clear" w:color="auto" w:fill="D8E2F3" w:themeFill="accent5" w:themeFillTint="34"/>
      </w:tcPr>
    </w:tblStylePr>
    <w:tblStylePr w:type="band2Horz">
      <w:rPr>
        <w:rFonts w:ascii="Arial" w:hAnsi="Arial"/>
        <w:color w:val="254175" w:themeColor="accent5" w:themeShade="95"/>
        <w:sz w:val="22"/>
      </w:rPr>
    </w:tblStylePr>
    <w:tblStylePr w:type="firstCol">
      <w:rPr>
        <w:rFonts w:ascii="Arial" w:hAnsi="Arial"/>
        <w:i/>
        <w:color w:val="254175" w:themeColor="accent5" w:themeShade="95"/>
        <w:sz w:val="22"/>
      </w:rPr>
      <w:pPr>
        <w:jc w:val="right"/>
      </w:pPr>
      <w:tcPr>
        <w:shd w:val="clear" w:color="auto" w:fill="FFFFFF"/>
        <w:tcBorders>
          <w:left w:val="none" w:sz="0" w:space="0" w:color="auto"/>
          <w:top w:val="none" w:sz="0" w:space="0" w:color="auto"/>
          <w:right w:val="single" w:color="95AFDD" w:sz="4" w:space="0" w:themeColor="accent5" w:themeTint="90"/>
          <w:bottom w:val="none" w:sz="0" w:space="0" w:color="auto"/>
        </w:tcBorders>
      </w:tcPr>
    </w:tblStylePr>
    <w:tblStylePr w:type="firstRow">
      <w:rPr>
        <w:rFonts w:ascii="Arial" w:hAnsi="Arial"/>
        <w:b/>
        <w:color w:val="254175" w:themeColor="accent5" w:themeShade="95"/>
        <w:sz w:val="22"/>
      </w:rPr>
      <w:tcPr>
        <w:shd w:val="clear" w:color="auto" w:fill="FFFFFF" w:themeFill="light1"/>
        <w:tcBorders>
          <w:left w:val="none" w:sz="0" w:space="0" w:color="auto"/>
          <w:top w:val="none" w:sz="0" w:space="0" w:color="auto"/>
          <w:right w:val="none" w:sz="0" w:space="0" w:color="auto"/>
          <w:bottom w:val="single" w:color="95AFDD" w:sz="4" w:space="0" w:themeColor="accent5" w:themeTint="90"/>
        </w:tcBorders>
      </w:tcPr>
    </w:tblStylePr>
    <w:tblStylePr w:type="lastCol">
      <w:rPr>
        <w:rFonts w:ascii="Arial" w:hAnsi="Arial"/>
        <w:i/>
        <w:color w:val="254175" w:themeColor="accent5" w:themeShade="95"/>
        <w:sz w:val="22"/>
      </w:rPr>
      <w:tcPr>
        <w:shd w:val="clear" w:color="auto" w:fill="FFFFFF"/>
        <w:tcBorders>
          <w:left w:val="single" w:color="95AFDD" w:sz="4" w:space="0" w:themeColor="accent5" w:themeTint="90"/>
          <w:top w:val="none" w:sz="0" w:space="0" w:color="auto"/>
          <w:right w:val="none" w:sz="0" w:space="0" w:color="auto"/>
          <w:bottom w:val="none" w:sz="0" w:space="0" w:color="auto"/>
        </w:tcBorders>
      </w:tcPr>
    </w:tblStylePr>
    <w:tblStylePr w:type="lastRow">
      <w:rPr>
        <w:rFonts w:ascii="Arial" w:hAnsi="Arial"/>
        <w:b/>
        <w:color w:val="254175" w:themeColor="accent5" w:themeShade="95"/>
        <w:sz w:val="22"/>
      </w:rPr>
      <w:tcPr>
        <w:shd w:val="clear" w:color="auto" w:fill="FFFFFF" w:themeFill="light1"/>
        <w:tcBorders>
          <w:left w:val="none" w:sz="0" w:space="0" w:color="auto"/>
          <w:top w:val="single" w:color="95AFDD" w:sz="4" w:space="0" w:themeColor="accent5" w:themeTint="90"/>
          <w:right w:val="none" w:sz="0" w:space="0" w:color="auto"/>
          <w:bottom w:val="none" w:sz="0" w:space="0" w:color="auto"/>
        </w:tcBorders>
      </w:tcPr>
    </w:tblStylePr>
  </w:style>
  <w:style w:type="table" w:styleId="463">
    <w:name w:val="Grid Table 7 Colorful Accent 6"/>
    <w:basedOn w:val="421"/>
    <w:uiPriority w:val="99"/>
    <w:tblPr>
      <w:tblStyleRowBandSize w:val="1"/>
      <w:tblStyleColBandSize w:val="1"/>
      <w:tblBorders>
        <w:right w:val="single" w:color="ADD394" w:sz="4" w:space="0" w:themeColor="accent6" w:themeTint="90"/>
        <w:bottom w:val="single" w:color="ADD394" w:sz="4" w:space="0" w:themeColor="accent6" w:themeTint="90"/>
        <w:insideV w:val="single" w:color="ADD394" w:sz="4" w:space="0" w:themeColor="accent6" w:themeTint="90"/>
        <w:insideH w:val="single" w:color="ADD394" w:sz="4" w:space="0" w:themeColor="accent6" w:themeTint="90"/>
      </w:tblBorders>
    </w:tblPr>
    <w:tblStylePr w:type="band1Horz">
      <w:rPr>
        <w:rFonts w:ascii="Arial" w:hAnsi="Arial"/>
        <w:color w:val="416429" w:themeColor="accent6" w:themeShade="95"/>
        <w:sz w:val="22"/>
      </w:rPr>
      <w:tcPr>
        <w:shd w:val="clear" w:color="auto" w:fill="E1EFD8" w:themeFill="accent6" w:themeFillTint="34"/>
      </w:tcPr>
    </w:tblStylePr>
    <w:tblStylePr w:type="band1Vert">
      <w:tcPr>
        <w:shd w:val="clear" w:color="auto" w:fill="E1EFD8" w:themeFill="accent6" w:themeFillTint="34"/>
      </w:tcPr>
    </w:tblStylePr>
    <w:tblStylePr w:type="band2Horz">
      <w:rPr>
        <w:rFonts w:ascii="Arial" w:hAnsi="Arial"/>
        <w:color w:val="416429" w:themeColor="accent6" w:themeShade="95"/>
        <w:sz w:val="22"/>
      </w:rPr>
    </w:tblStylePr>
    <w:tblStylePr w:type="firstCol">
      <w:rPr>
        <w:rFonts w:ascii="Arial" w:hAnsi="Arial"/>
        <w:i/>
        <w:color w:val="416429" w:themeColor="accent6" w:themeShade="95"/>
        <w:sz w:val="22"/>
      </w:rPr>
      <w:pPr>
        <w:jc w:val="right"/>
      </w:pPr>
      <w:tcPr>
        <w:shd w:val="clear" w:color="auto" w:fill="FFFFFF"/>
        <w:tcBorders>
          <w:left w:val="none" w:sz="0" w:space="0" w:color="auto"/>
          <w:top w:val="none" w:sz="0" w:space="0" w:color="auto"/>
          <w:right w:val="single" w:color="ADD394" w:sz="4" w:space="0" w:themeColor="accent6" w:themeTint="90"/>
          <w:bottom w:val="none" w:sz="0" w:space="0" w:color="auto"/>
        </w:tcBorders>
      </w:tcPr>
    </w:tblStylePr>
    <w:tblStylePr w:type="firstRow">
      <w:rPr>
        <w:rFonts w:ascii="Arial" w:hAnsi="Arial"/>
        <w:b/>
        <w:color w:val="416429" w:themeColor="accent6" w:themeShade="95"/>
        <w:sz w:val="22"/>
      </w:rPr>
      <w:tcPr>
        <w:shd w:val="clear" w:color="auto" w:fill="FFFFFF" w:themeFill="light1"/>
        <w:tcBorders>
          <w:left w:val="none" w:sz="0" w:space="0" w:color="auto"/>
          <w:top w:val="none" w:sz="0" w:space="0" w:color="auto"/>
          <w:right w:val="none" w:sz="0" w:space="0" w:color="auto"/>
          <w:bottom w:val="single" w:color="ADD394" w:sz="4" w:space="0" w:themeColor="accent6" w:themeTint="90"/>
        </w:tcBorders>
      </w:tcPr>
    </w:tblStylePr>
    <w:tblStylePr w:type="lastCol">
      <w:rPr>
        <w:rFonts w:ascii="Arial" w:hAnsi="Arial"/>
        <w:i/>
        <w:color w:val="416429" w:themeColor="accent6" w:themeShade="95"/>
        <w:sz w:val="22"/>
      </w:rPr>
      <w:tcPr>
        <w:shd w:val="clear" w:color="auto" w:fill="FFFFFF"/>
        <w:tcBorders>
          <w:left w:val="single" w:color="ADD394" w:sz="4" w:space="0" w:themeColor="accent6" w:themeTint="90"/>
          <w:top w:val="none" w:sz="0" w:space="0" w:color="auto"/>
          <w:right w:val="none" w:sz="0" w:space="0" w:color="auto"/>
          <w:bottom w:val="none" w:sz="0" w:space="0" w:color="auto"/>
        </w:tcBorders>
      </w:tcPr>
    </w:tblStylePr>
    <w:tblStylePr w:type="lastRow">
      <w:rPr>
        <w:rFonts w:ascii="Arial" w:hAnsi="Arial"/>
        <w:b/>
        <w:color w:val="416429" w:themeColor="accent6" w:themeShade="95"/>
        <w:sz w:val="22"/>
      </w:rPr>
      <w:tcPr>
        <w:shd w:val="clear" w:color="auto" w:fill="FFFFFF" w:themeFill="light1"/>
        <w:tcBorders>
          <w:left w:val="none" w:sz="0" w:space="0" w:color="auto"/>
          <w:top w:val="single" w:color="ADD394" w:sz="4" w:space="0" w:themeColor="accent6" w:themeTint="90"/>
          <w:right w:val="none" w:sz="0" w:space="0" w:color="auto"/>
          <w:bottom w:val="none" w:sz="0" w:space="0" w:color="auto"/>
        </w:tcBorders>
      </w:tcPr>
    </w:tblStylePr>
  </w:style>
  <w:style w:type="table" w:styleId="464">
    <w:name w:val="List Table 1 Light Accent 1"/>
    <w:basedOn w:val="421"/>
    <w:uiPriority w:val="99"/>
    <w:tblPr>
      <w:tblStyleRowBandSize w:val="1"/>
      <w:tblStyleColBandSize w:val="1"/>
    </w:tblPr>
    <w:tblStylePr w:type="band1Horz">
      <w:tcPr>
        <w:shd w:val="clear" w:color="auto" w:fill="D5E5F4" w:themeFill="accent1" w:themeFillTint="40"/>
      </w:tcPr>
    </w:tblStylePr>
    <w:tblStylePr w:type="band1Vert">
      <w:tcPr>
        <w:shd w:val="clear" w:color="auto" w:fill="D5E5F4"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5B9BD5" w:sz="4" w:space="0" w:themeColor="accent1"/>
        </w:tcBorders>
      </w:tcPr>
    </w:tblStylePr>
    <w:tblStylePr w:type="lastCol">
      <w:rPr>
        <w:b/>
        <w:color w:val="404040"/>
      </w:rPr>
    </w:tblStylePr>
    <w:tblStylePr w:type="lastRow">
      <w:rPr>
        <w:b/>
        <w:color w:val="404040"/>
      </w:rPr>
      <w:tcPr>
        <w:tcBorders>
          <w:left w:val="none" w:color="000000" w:sz="4" w:space="0"/>
          <w:top w:val="single" w:color="5B9BD5" w:sz="4" w:space="0" w:themeColor="accent1"/>
          <w:right w:val="none" w:color="000000" w:sz="4" w:space="0"/>
          <w:bottom w:val="none" w:color="000000" w:sz="4" w:space="0"/>
        </w:tcBorders>
      </w:tcPr>
    </w:tblStylePr>
  </w:style>
  <w:style w:type="table" w:styleId="465">
    <w:name w:val="List Table 1 Light Accent 2"/>
    <w:basedOn w:val="421"/>
    <w:uiPriority w:val="99"/>
    <w:tblPr>
      <w:tblStyleRowBandSize w:val="1"/>
      <w:tblStyleColBandSize w:val="1"/>
    </w:tblPr>
    <w:tblStylePr w:type="band1Horz">
      <w:tcPr>
        <w:shd w:val="clear" w:color="auto" w:fill="FADECB" w:themeFill="accent2" w:themeFillTint="40"/>
      </w:tcPr>
    </w:tblStylePr>
    <w:tblStylePr w:type="band1Vert">
      <w:tcPr>
        <w:shd w:val="clear" w:color="auto" w:fill="FADECB"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ED7D31" w:sz="4" w:space="0" w:themeColor="accent2"/>
        </w:tcBorders>
      </w:tcPr>
    </w:tblStylePr>
    <w:tblStylePr w:type="lastCol">
      <w:rPr>
        <w:b/>
        <w:color w:val="404040"/>
      </w:rPr>
    </w:tblStylePr>
    <w:tblStylePr w:type="lastRow">
      <w:rPr>
        <w:b/>
        <w:color w:val="404040"/>
      </w:rPr>
      <w:tcPr>
        <w:tcBorders>
          <w:left w:val="none" w:color="000000" w:sz="4" w:space="0"/>
          <w:top w:val="single" w:color="ED7D31" w:sz="4" w:space="0" w:themeColor="accent2"/>
          <w:right w:val="none" w:color="000000" w:sz="4" w:space="0"/>
          <w:bottom w:val="none" w:color="000000" w:sz="4" w:space="0"/>
        </w:tcBorders>
      </w:tcPr>
    </w:tblStylePr>
  </w:style>
  <w:style w:type="table" w:styleId="466">
    <w:name w:val="List Table 1 Light Accent 3"/>
    <w:basedOn w:val="421"/>
    <w:uiPriority w:val="99"/>
    <w:tblPr>
      <w:tblStyleRowBandSize w:val="1"/>
      <w:tblStyleColBandSize w:val="1"/>
    </w:tblPr>
    <w:tblStylePr w:type="band1Horz">
      <w:tcPr>
        <w:shd w:val="clear" w:color="auto" w:fill="E8E8E8" w:themeFill="accent3" w:themeFillTint="40"/>
      </w:tcPr>
    </w:tblStylePr>
    <w:tblStylePr w:type="band1Vert">
      <w:tcPr>
        <w:shd w:val="clear" w:color="auto" w:fill="E8E8E8"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A5A5A5" w:sz="4" w:space="0" w:themeColor="accent3"/>
        </w:tcBorders>
      </w:tcPr>
    </w:tblStylePr>
    <w:tblStylePr w:type="lastCol">
      <w:rPr>
        <w:b/>
        <w:color w:val="404040"/>
      </w:rPr>
    </w:tblStylePr>
    <w:tblStylePr w:type="lastRow">
      <w:rPr>
        <w:b/>
        <w:color w:val="404040"/>
      </w:rPr>
      <w:tcPr>
        <w:tcBorders>
          <w:left w:val="none" w:color="000000" w:sz="4" w:space="0"/>
          <w:top w:val="single" w:color="A5A5A5" w:sz="4" w:space="0" w:themeColor="accent3"/>
          <w:right w:val="none" w:color="000000" w:sz="4" w:space="0"/>
          <w:bottom w:val="none" w:color="000000" w:sz="4" w:space="0"/>
        </w:tcBorders>
      </w:tcPr>
    </w:tblStylePr>
  </w:style>
  <w:style w:type="table" w:styleId="467">
    <w:name w:val="List Table 1 Light Accent 4"/>
    <w:basedOn w:val="421"/>
    <w:uiPriority w:val="99"/>
    <w:tblPr>
      <w:tblStyleRowBandSize w:val="1"/>
      <w:tblStyleColBandSize w:val="1"/>
    </w:tblPr>
    <w:tblStylePr w:type="band1Horz">
      <w:tcPr>
        <w:shd w:val="clear" w:color="auto" w:fill="FFEFBF" w:themeFill="accent4" w:themeFillTint="40"/>
      </w:tcPr>
    </w:tblStylePr>
    <w:tblStylePr w:type="band1Vert">
      <w:tcPr>
        <w:shd w:val="clear" w:color="auto" w:fill="FFEFB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FFC000" w:sz="4" w:space="0" w:themeColor="accent4"/>
        </w:tcBorders>
      </w:tcPr>
    </w:tblStylePr>
    <w:tblStylePr w:type="lastCol">
      <w:rPr>
        <w:b/>
        <w:color w:val="404040"/>
      </w:rPr>
    </w:tblStylePr>
    <w:tblStylePr w:type="lastRow">
      <w:rPr>
        <w:b/>
        <w:color w:val="404040"/>
      </w:rPr>
      <w:tcPr>
        <w:tcBorders>
          <w:left w:val="none" w:color="000000" w:sz="4" w:space="0"/>
          <w:top w:val="single" w:color="FFC000" w:sz="4" w:space="0" w:themeColor="accent4"/>
          <w:right w:val="none" w:color="000000" w:sz="4" w:space="0"/>
          <w:bottom w:val="none" w:color="000000" w:sz="4" w:space="0"/>
        </w:tcBorders>
      </w:tcPr>
    </w:tblStylePr>
  </w:style>
  <w:style w:type="table" w:styleId="468">
    <w:name w:val="List Table 1 Light Accent 5"/>
    <w:basedOn w:val="421"/>
    <w:uiPriority w:val="99"/>
    <w:tblPr>
      <w:tblStyleRowBandSize w:val="1"/>
      <w:tblStyleColBandSize w:val="1"/>
    </w:tblPr>
    <w:tblStylePr w:type="band1Horz">
      <w:tcPr>
        <w:shd w:val="clear" w:color="auto" w:fill="CFDBF0" w:themeFill="accent5" w:themeFillTint="40"/>
      </w:tcPr>
    </w:tblStylePr>
    <w:tblStylePr w:type="band1Vert">
      <w:tcPr>
        <w:shd w:val="clear" w:color="auto" w:fill="CFDBF0"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4472C4" w:sz="4" w:space="0" w:themeColor="accent5"/>
        </w:tcBorders>
      </w:tcPr>
    </w:tblStylePr>
    <w:tblStylePr w:type="lastCol">
      <w:rPr>
        <w:b/>
        <w:color w:val="404040"/>
      </w:rPr>
    </w:tblStylePr>
    <w:tblStylePr w:type="lastRow">
      <w:rPr>
        <w:b/>
        <w:color w:val="404040"/>
      </w:rPr>
      <w:tcPr>
        <w:tcBorders>
          <w:left w:val="none" w:color="000000" w:sz="4" w:space="0"/>
          <w:top w:val="single" w:color="4472C4" w:sz="4" w:space="0" w:themeColor="accent5"/>
          <w:right w:val="none" w:color="000000" w:sz="4" w:space="0"/>
          <w:bottom w:val="none" w:color="000000" w:sz="4" w:space="0"/>
        </w:tcBorders>
      </w:tcPr>
    </w:tblStylePr>
  </w:style>
  <w:style w:type="table" w:styleId="469">
    <w:name w:val="List Table 1 Light Accent 6"/>
    <w:basedOn w:val="421"/>
    <w:uiPriority w:val="99"/>
    <w:tblPr>
      <w:tblStyleRowBandSize w:val="1"/>
      <w:tblStyleColBandSize w:val="1"/>
    </w:tblPr>
    <w:tblStylePr w:type="band1Horz">
      <w:tcPr>
        <w:shd w:val="clear" w:color="auto" w:fill="DAEBCF" w:themeFill="accent6" w:themeFillTint="40"/>
      </w:tcPr>
    </w:tblStylePr>
    <w:tblStylePr w:type="band1Vert">
      <w:tcPr>
        <w:shd w:val="clear" w:color="auto" w:fill="DAEBC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70AD47" w:sz="4" w:space="0" w:themeColor="accent6"/>
        </w:tcBorders>
      </w:tcPr>
    </w:tblStylePr>
    <w:tblStylePr w:type="lastCol">
      <w:rPr>
        <w:b/>
        <w:color w:val="404040"/>
      </w:rPr>
    </w:tblStylePr>
    <w:tblStylePr w:type="lastRow">
      <w:rPr>
        <w:b/>
        <w:color w:val="404040"/>
      </w:rPr>
      <w:tcPr>
        <w:tcBorders>
          <w:left w:val="none" w:color="000000" w:sz="4" w:space="0"/>
          <w:top w:val="single" w:color="70AD47" w:sz="4" w:space="0" w:themeColor="accent6"/>
          <w:right w:val="none" w:color="000000" w:sz="4" w:space="0"/>
          <w:bottom w:val="none" w:color="000000" w:sz="4" w:space="0"/>
        </w:tcBorders>
      </w:tcPr>
    </w:tblStylePr>
  </w:style>
  <w:style w:type="table" w:styleId="470">
    <w:name w:val="List Table 2 Accent 1"/>
    <w:basedOn w:val="421"/>
    <w:uiPriority w:val="99"/>
    <w:tblPr>
      <w:tblStyleRowBandSize w:val="1"/>
      <w:tblStyleColBandSize w:val="1"/>
      <w:tblBorders>
        <w:top w:val="single" w:color="A2C6E7" w:sz="4" w:space="0" w:themeColor="accent1" w:themeTint="90"/>
        <w:bottom w:val="single" w:color="A2C6E7" w:sz="4" w:space="0" w:themeColor="accent1" w:themeTint="90"/>
        <w:insideH w:val="single" w:color="A2C6E7" w:sz="4" w:space="0" w:themeColor="accent1" w:themeTint="90"/>
      </w:tblBorders>
    </w:tblPr>
    <w:tblStylePr w:type="band1Horz">
      <w:rPr>
        <w:rFonts w:ascii="Arial" w:hAnsi="Arial"/>
        <w:color w:val="404040"/>
        <w:sz w:val="22"/>
      </w:rPr>
      <w:tcPr>
        <w:shd w:val="clear" w:color="auto" w:fill="D5E5F4" w:themeFill="accent1" w:themeFillTint="40"/>
      </w:tcPr>
    </w:tblStylePr>
    <w:tblStylePr w:type="band1Vert">
      <w:rPr>
        <w:rFonts w:ascii="Arial" w:hAnsi="Arial"/>
        <w:color w:val="404040"/>
        <w:sz w:val="22"/>
      </w:rPr>
      <w:tcPr>
        <w:shd w:val="clear" w:color="auto" w:fill="D5E5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A2C6E7" w:sz="4" w:space="0" w:themeColor="accent1" w:themeTint="90"/>
          <w:right w:val="none" w:color="000000" w:sz="4" w:space="0"/>
          <w:bottom w:val="single" w:color="A2C6E7"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A2C6E7" w:sz="4" w:space="0" w:themeColor="accent1" w:themeTint="90"/>
          <w:right w:val="none" w:color="000000" w:sz="4" w:space="0"/>
          <w:bottom w:val="single" w:color="A2C6E7" w:sz="4" w:space="0" w:themeColor="accent1" w:themeTint="90"/>
        </w:tcBorders>
      </w:tcPr>
    </w:tblStylePr>
  </w:style>
  <w:style w:type="table" w:styleId="471">
    <w:name w:val="List Table 2 Accent 2"/>
    <w:basedOn w:val="421"/>
    <w:uiPriority w:val="99"/>
    <w:tblPr>
      <w:tblStyleRowBandSize w:val="1"/>
      <w:tblStyleColBandSize w:val="1"/>
      <w:tblBorders>
        <w:top w:val="single" w:color="F4B58A" w:sz="4" w:space="0" w:themeColor="accent2" w:themeTint="90"/>
        <w:bottom w:val="single" w:color="F4B58A" w:sz="4" w:space="0" w:themeColor="accent2" w:themeTint="90"/>
        <w:insideH w:val="single" w:color="F4B58A" w:sz="4" w:space="0" w:themeColor="accent2" w:themeTint="90"/>
      </w:tblBorders>
    </w:tblPr>
    <w:tblStylePr w:type="band1Horz">
      <w:rPr>
        <w:rFonts w:ascii="Arial" w:hAnsi="Arial"/>
        <w:color w:val="404040"/>
        <w:sz w:val="22"/>
      </w:rPr>
      <w:tcPr>
        <w:shd w:val="clear" w:color="auto" w:fill="FADECB" w:themeFill="accent2" w:themeFillTint="40"/>
      </w:tcPr>
    </w:tblStylePr>
    <w:tblStylePr w:type="band1Vert">
      <w:rPr>
        <w:rFonts w:ascii="Arial" w:hAnsi="Arial"/>
        <w:color w:val="404040"/>
        <w:sz w:val="22"/>
      </w:rPr>
      <w:tcPr>
        <w:shd w:val="clear" w:color="auto"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F4B58A" w:sz="4" w:space="0" w:themeColor="accent2" w:themeTint="90"/>
          <w:right w:val="none" w:color="000000" w:sz="4" w:space="0"/>
          <w:bottom w:val="single" w:color="F4B58A"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F4B58A" w:sz="4" w:space="0" w:themeColor="accent2" w:themeTint="90"/>
          <w:right w:val="none" w:color="000000" w:sz="4" w:space="0"/>
          <w:bottom w:val="single" w:color="F4B58A" w:sz="4" w:space="0" w:themeColor="accent2" w:themeTint="90"/>
        </w:tcBorders>
      </w:tcPr>
    </w:tblStylePr>
  </w:style>
  <w:style w:type="table" w:styleId="472">
    <w:name w:val="List Table 2 Accent 3"/>
    <w:basedOn w:val="421"/>
    <w:uiPriority w:val="99"/>
    <w:tblPr>
      <w:tblStyleRowBandSize w:val="1"/>
      <w:tblStyleColBandSize w:val="1"/>
      <w:tblBorders>
        <w:top w:val="single" w:color="CCCCCC" w:sz="4" w:space="0" w:themeColor="accent3" w:themeTint="90"/>
        <w:bottom w:val="single" w:color="CCCCCC" w:sz="4" w:space="0" w:themeColor="accent3" w:themeTint="90"/>
        <w:insideH w:val="single" w:color="CCCCCC" w:sz="4" w:space="0" w:themeColor="accent3" w:themeTint="90"/>
      </w:tblBorders>
    </w:tblPr>
    <w:tblStylePr w:type="band1Horz">
      <w:rPr>
        <w:rFonts w:ascii="Arial" w:hAnsi="Arial"/>
        <w:color w:val="404040"/>
        <w:sz w:val="22"/>
      </w:rPr>
      <w:tcPr>
        <w:shd w:val="clear" w:color="auto" w:fill="E8E8E8" w:themeFill="accent3" w:themeFillTint="40"/>
      </w:tcPr>
    </w:tblStylePr>
    <w:tblStylePr w:type="band1Vert">
      <w:rPr>
        <w:rFonts w:ascii="Arial" w:hAnsi="Arial"/>
        <w:color w:val="404040"/>
        <w:sz w:val="22"/>
      </w:rPr>
      <w:tcPr>
        <w:shd w:val="clear" w:color="auto"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CCCCCC" w:sz="4" w:space="0" w:themeColor="accent3" w:themeTint="90"/>
          <w:right w:val="none" w:color="000000" w:sz="4" w:space="0"/>
          <w:bottom w:val="single" w:color="CCCCCC"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CCCCCC" w:sz="4" w:space="0" w:themeColor="accent3" w:themeTint="90"/>
          <w:right w:val="none" w:color="000000" w:sz="4" w:space="0"/>
          <w:bottom w:val="single" w:color="CCCCCC" w:sz="4" w:space="0" w:themeColor="accent3" w:themeTint="90"/>
        </w:tcBorders>
      </w:tcPr>
    </w:tblStylePr>
  </w:style>
  <w:style w:type="table" w:styleId="473">
    <w:name w:val="List Table 2 Accent 4"/>
    <w:basedOn w:val="421"/>
    <w:uiPriority w:val="99"/>
    <w:tblPr>
      <w:tblStyleRowBandSize w:val="1"/>
      <w:tblStyleColBandSize w:val="1"/>
      <w:tblBorders>
        <w:top w:val="single" w:color="FFDB6F" w:sz="4" w:space="0" w:themeColor="accent4" w:themeTint="90"/>
        <w:bottom w:val="single" w:color="FFDB6F" w:sz="4" w:space="0" w:themeColor="accent4" w:themeTint="90"/>
        <w:insideH w:val="single" w:color="FFDB6F" w:sz="4" w:space="0" w:themeColor="accent4" w:themeTint="90"/>
      </w:tblBorders>
    </w:tblPr>
    <w:tblStylePr w:type="band1Horz">
      <w:rPr>
        <w:rFonts w:ascii="Arial" w:hAnsi="Arial"/>
        <w:color w:val="404040"/>
        <w:sz w:val="22"/>
      </w:rPr>
      <w:tcPr>
        <w:shd w:val="clear" w:color="auto" w:fill="FFEFBF" w:themeFill="accent4" w:themeFillTint="40"/>
      </w:tcPr>
    </w:tblStylePr>
    <w:tblStylePr w:type="band1Vert">
      <w:rPr>
        <w:rFonts w:ascii="Arial" w:hAnsi="Arial"/>
        <w:color w:val="404040"/>
        <w:sz w:val="22"/>
      </w:rPr>
      <w:tcPr>
        <w:shd w:val="clear" w:color="auto"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FFDB6F" w:sz="4" w:space="0" w:themeColor="accent4" w:themeTint="90"/>
          <w:right w:val="none" w:color="000000" w:sz="4" w:space="0"/>
          <w:bottom w:val="single" w:color="FFDB6F"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FFDB6F" w:sz="4" w:space="0" w:themeColor="accent4" w:themeTint="90"/>
          <w:right w:val="none" w:color="000000" w:sz="4" w:space="0"/>
          <w:bottom w:val="single" w:color="FFDB6F" w:sz="4" w:space="0" w:themeColor="accent4" w:themeTint="90"/>
        </w:tcBorders>
      </w:tcPr>
    </w:tblStylePr>
  </w:style>
  <w:style w:type="table" w:styleId="474">
    <w:name w:val="List Table 2 Accent 5"/>
    <w:basedOn w:val="421"/>
    <w:uiPriority w:val="99"/>
    <w:tblPr>
      <w:tblStyleRowBandSize w:val="1"/>
      <w:tblStyleColBandSize w:val="1"/>
      <w:tblBorders>
        <w:top w:val="single" w:color="95AFDD" w:sz="4" w:space="0" w:themeColor="accent5" w:themeTint="90"/>
        <w:bottom w:val="single" w:color="95AFDD" w:sz="4" w:space="0" w:themeColor="accent5" w:themeTint="90"/>
        <w:insideH w:val="single" w:color="95AFDD" w:sz="4" w:space="0" w:themeColor="accent5" w:themeTint="90"/>
      </w:tblBorders>
    </w:tblPr>
    <w:tblStylePr w:type="band1Horz">
      <w:rPr>
        <w:rFonts w:ascii="Arial" w:hAnsi="Arial"/>
        <w:color w:val="404040"/>
        <w:sz w:val="22"/>
      </w:rPr>
      <w:tcPr>
        <w:shd w:val="clear" w:color="auto" w:fill="CFDBF0" w:themeFill="accent5" w:themeFillTint="40"/>
      </w:tcPr>
    </w:tblStylePr>
    <w:tblStylePr w:type="band1Vert">
      <w:rPr>
        <w:rFonts w:ascii="Arial" w:hAnsi="Arial"/>
        <w:color w:val="404040"/>
        <w:sz w:val="22"/>
      </w:rPr>
      <w:tcPr>
        <w:shd w:val="clear" w:color="auto" w:fill="CFDB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95AFDD" w:sz="4" w:space="0" w:themeColor="accent5" w:themeTint="90"/>
          <w:right w:val="none" w:color="000000" w:sz="4" w:space="0"/>
          <w:bottom w:val="single" w:color="95AFDD"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95AFDD" w:sz="4" w:space="0" w:themeColor="accent5" w:themeTint="90"/>
          <w:right w:val="none" w:color="000000" w:sz="4" w:space="0"/>
          <w:bottom w:val="single" w:color="95AFDD" w:sz="4" w:space="0" w:themeColor="accent5" w:themeTint="90"/>
        </w:tcBorders>
      </w:tcPr>
    </w:tblStylePr>
  </w:style>
  <w:style w:type="table" w:styleId="475">
    <w:name w:val="List Table 2 Accent 6"/>
    <w:basedOn w:val="421"/>
    <w:uiPriority w:val="99"/>
    <w:tblPr>
      <w:tblStyleRowBandSize w:val="1"/>
      <w:tblStyleColBandSize w:val="1"/>
      <w:tblBorders>
        <w:top w:val="single" w:color="ADD394" w:sz="4" w:space="0" w:themeColor="accent6" w:themeTint="90"/>
        <w:bottom w:val="single" w:color="ADD394" w:sz="4" w:space="0" w:themeColor="accent6" w:themeTint="90"/>
        <w:insideH w:val="single" w:color="ADD394" w:sz="4" w:space="0" w:themeColor="accent6" w:themeTint="90"/>
      </w:tblBorders>
    </w:tblPr>
    <w:tblStylePr w:type="band1Horz">
      <w:rPr>
        <w:rFonts w:ascii="Arial" w:hAnsi="Arial"/>
        <w:color w:val="404040"/>
        <w:sz w:val="22"/>
      </w:rPr>
      <w:tcPr>
        <w:shd w:val="clear" w:color="auto" w:fill="DAEBCF" w:themeFill="accent6" w:themeFillTint="40"/>
      </w:tcPr>
    </w:tblStylePr>
    <w:tblStylePr w:type="band1Vert">
      <w:rPr>
        <w:rFonts w:ascii="Arial" w:hAnsi="Arial"/>
        <w:color w:val="404040"/>
        <w:sz w:val="22"/>
      </w:rPr>
      <w:tcPr>
        <w:shd w:val="clear" w:color="auto" w:fill="DAEBC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ADD394" w:sz="4" w:space="0" w:themeColor="accent6" w:themeTint="90"/>
          <w:right w:val="none" w:color="000000" w:sz="4" w:space="0"/>
          <w:bottom w:val="single" w:color="ADD394"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ADD394" w:sz="4" w:space="0" w:themeColor="accent6" w:themeTint="90"/>
          <w:right w:val="none" w:color="000000" w:sz="4" w:space="0"/>
          <w:bottom w:val="single" w:color="ADD394" w:sz="4" w:space="0" w:themeColor="accent6" w:themeTint="90"/>
        </w:tcBorders>
      </w:tcPr>
    </w:tblStylePr>
  </w:style>
  <w:style w:type="table" w:styleId="476">
    <w:name w:val="List Table 3 Accent 1"/>
    <w:basedOn w:val="421"/>
    <w:uiPriority w:val="99"/>
    <w:tblPr>
      <w:tblStyleRowBandSize w:val="1"/>
      <w:tblStyleColBandSize w:val="1"/>
      <w:tblBorders>
        <w:left w:val="single" w:color="5B9BD5" w:sz="4" w:space="0" w:themeColor="accent1"/>
        <w:top w:val="single" w:color="5B9BD5" w:sz="4" w:space="0" w:themeColor="accent1"/>
        <w:right w:val="single" w:color="5B9BD5" w:sz="4" w:space="0" w:themeColor="accent1"/>
        <w:bottom w:val="single" w:color="5B9BD5" w:sz="4" w:space="0" w:themeColor="accent1"/>
      </w:tblBorders>
    </w:tblPr>
    <w:tblStylePr w:type="band1Horz">
      <w:rPr>
        <w:rFonts w:ascii="Arial" w:hAnsi="Arial"/>
        <w:color w:val="404040"/>
        <w:sz w:val="22"/>
      </w:rPr>
      <w:tcPr>
        <w:tcBorders>
          <w:top w:val="single" w:color="5B9BD5" w:sz="4" w:space="0" w:themeColor="accent1"/>
          <w:bottom w:val="single" w:color="5B9BD5" w:sz="4" w:space="0" w:themeColor="accent1"/>
        </w:tcBorders>
      </w:tcPr>
    </w:tblStylePr>
    <w:tblStylePr w:type="band1Vert">
      <w:rPr>
        <w:rFonts w:ascii="Arial" w:hAnsi="Arial"/>
        <w:color w:val="404040"/>
        <w:sz w:val="22"/>
      </w:rPr>
      <w:tcPr>
        <w:tcBorders>
          <w:left w:val="single" w:color="5B9BD5" w:sz="4" w:space="0" w:themeColor="accent1"/>
          <w:right w:val="single" w:color="5B9BD5" w:sz="4" w:space="0" w:themeColor="accent1"/>
        </w:tcBorders>
      </w:tcPr>
    </w:tblStylePr>
    <w:tblStylePr w:type="firstCol">
      <w:rPr>
        <w:b/>
        <w:color w:val="404040"/>
      </w:rPr>
    </w:tblStylePr>
    <w:tblStylePr w:type="firstRow">
      <w:rPr>
        <w:rFonts w:ascii="Arial" w:hAnsi="Arial"/>
        <w:b/>
        <w:color w:val="FFFFFF"/>
        <w:sz w:val="22"/>
      </w:rPr>
      <w:tcPr>
        <w:shd w:val="clear" w:color="auto" w:fill="5B9BD5" w:themeFill="accent1"/>
      </w:tcPr>
    </w:tblStylePr>
    <w:tblStylePr w:type="lastCol">
      <w:rPr>
        <w:b/>
        <w:color w:val="404040"/>
      </w:rPr>
    </w:tblStylePr>
    <w:tblStylePr w:type="lastRow">
      <w:rPr>
        <w:b/>
        <w:color w:val="404040"/>
      </w:rPr>
    </w:tblStylePr>
  </w:style>
  <w:style w:type="table" w:styleId="477">
    <w:name w:val="List Table 3 Accent 2"/>
    <w:basedOn w:val="421"/>
    <w:uiPriority w:val="99"/>
    <w:tblPr>
      <w:tblStyleRowBandSize w:val="1"/>
      <w:tblStyleColBandSize w:val="1"/>
      <w:tblBorders>
        <w:left w:val="single" w:color="F4B184" w:sz="4" w:space="0" w:themeColor="accent2" w:themeTint="97"/>
        <w:top w:val="single" w:color="F4B184" w:sz="4" w:space="0" w:themeColor="accent2" w:themeTint="97"/>
        <w:right w:val="single" w:color="F4B184" w:sz="4" w:space="0" w:themeColor="accent2" w:themeTint="97"/>
        <w:bottom w:val="single" w:color="F4B184" w:sz="4" w:space="0" w:themeColor="accent2" w:themeTint="97"/>
      </w:tblBorders>
    </w:tblPr>
    <w:tblStylePr w:type="band1Horz">
      <w:rPr>
        <w:rFonts w:ascii="Arial" w:hAnsi="Arial"/>
        <w:color w:val="404040"/>
        <w:sz w:val="22"/>
      </w:rPr>
      <w:tcPr>
        <w:tcBorders>
          <w:top w:val="single" w:color="F4B184" w:sz="4" w:space="0" w:themeColor="accent2" w:themeTint="97"/>
          <w:bottom w:val="single" w:color="F4B184" w:sz="4" w:space="0" w:themeColor="accent2" w:themeTint="97"/>
        </w:tcBorders>
      </w:tcPr>
    </w:tblStylePr>
    <w:tblStylePr w:type="band1Vert">
      <w:rPr>
        <w:rFonts w:ascii="Arial" w:hAnsi="Arial"/>
        <w:color w:val="404040"/>
        <w:sz w:val="22"/>
      </w:rPr>
      <w:tcPr>
        <w:tcBorders>
          <w:left w:val="single" w:color="F4B184" w:sz="4" w:space="0" w:themeColor="accent2" w:themeTint="97"/>
          <w:right w:val="single" w:color="F4B184"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F4B184" w:themeFill="accent2" w:themeFillTint="97"/>
      </w:tcPr>
    </w:tblStylePr>
    <w:tblStylePr w:type="lastCol">
      <w:rPr>
        <w:b/>
        <w:color w:val="404040"/>
      </w:rPr>
    </w:tblStylePr>
    <w:tblStylePr w:type="lastRow">
      <w:rPr>
        <w:b/>
        <w:color w:val="404040"/>
      </w:rPr>
    </w:tblStylePr>
  </w:style>
  <w:style w:type="table" w:styleId="478">
    <w:name w:val="List Table 3 Accent 3"/>
    <w:basedOn w:val="421"/>
    <w:uiPriority w:val="99"/>
    <w:tblPr>
      <w:tblStyleRowBandSize w:val="1"/>
      <w:tblStyleColBandSize w:val="1"/>
      <w:tblBorders>
        <w:left w:val="single" w:color="C9C9C9" w:sz="4" w:space="0" w:themeColor="accent3" w:themeTint="98"/>
        <w:top w:val="single" w:color="C9C9C9" w:sz="4" w:space="0" w:themeColor="accent3" w:themeTint="98"/>
        <w:right w:val="single" w:color="C9C9C9" w:sz="4" w:space="0" w:themeColor="accent3" w:themeTint="98"/>
        <w:bottom w:val="single" w:color="C9C9C9" w:sz="4" w:space="0" w:themeColor="accent3" w:themeTint="98"/>
      </w:tblBorders>
    </w:tblPr>
    <w:tblStylePr w:type="band1Horz">
      <w:rPr>
        <w:rFonts w:ascii="Arial" w:hAnsi="Arial"/>
        <w:color w:val="404040"/>
        <w:sz w:val="22"/>
      </w:rPr>
      <w:tcPr>
        <w:tcBorders>
          <w:top w:val="single" w:color="C9C9C9" w:sz="4" w:space="0" w:themeColor="accent3" w:themeTint="98"/>
          <w:bottom w:val="single" w:color="C9C9C9" w:sz="4" w:space="0" w:themeColor="accent3" w:themeTint="98"/>
        </w:tcBorders>
      </w:tcPr>
    </w:tblStylePr>
    <w:tblStylePr w:type="band1Vert">
      <w:rPr>
        <w:rFonts w:ascii="Arial" w:hAnsi="Arial"/>
        <w:color w:val="404040"/>
        <w:sz w:val="22"/>
      </w:rPr>
      <w:tcPr>
        <w:tcBorders>
          <w:left w:val="single" w:color="C9C9C9" w:sz="4" w:space="0" w:themeColor="accent3" w:themeTint="98"/>
          <w:right w:val="single" w:color="C9C9C9"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C9C9C9" w:themeFill="accent3" w:themeFillTint="98"/>
      </w:tcPr>
    </w:tblStylePr>
    <w:tblStylePr w:type="lastCol">
      <w:rPr>
        <w:b/>
        <w:color w:val="404040"/>
      </w:rPr>
    </w:tblStylePr>
    <w:tblStylePr w:type="lastRow">
      <w:rPr>
        <w:b/>
        <w:color w:val="404040"/>
      </w:rPr>
    </w:tblStylePr>
  </w:style>
  <w:style w:type="table" w:styleId="479">
    <w:name w:val="List Table 3 Accent 4"/>
    <w:basedOn w:val="421"/>
    <w:uiPriority w:val="99"/>
    <w:tblPr>
      <w:tblStyleRowBandSize w:val="1"/>
      <w:tblStyleColBandSize w:val="1"/>
      <w:tblBorders>
        <w:left w:val="single" w:color="FFD865" w:sz="4" w:space="0" w:themeColor="accent4" w:themeTint="9A"/>
        <w:top w:val="single" w:color="FFD865" w:sz="4" w:space="0" w:themeColor="accent4" w:themeTint="9A"/>
        <w:right w:val="single" w:color="FFD865" w:sz="4" w:space="0" w:themeColor="accent4" w:themeTint="9A"/>
        <w:bottom w:val="single" w:color="FFD865" w:sz="4" w:space="0" w:themeColor="accent4" w:themeTint="9A"/>
      </w:tblBorders>
    </w:tblPr>
    <w:tblStylePr w:type="band1Horz">
      <w:rPr>
        <w:rFonts w:ascii="Arial" w:hAnsi="Arial"/>
        <w:color w:val="404040"/>
        <w:sz w:val="22"/>
      </w:rPr>
      <w:tcPr>
        <w:tcBorders>
          <w:top w:val="single" w:color="FFD865" w:sz="4" w:space="0" w:themeColor="accent4" w:themeTint="9A"/>
          <w:bottom w:val="single" w:color="FFD865" w:sz="4" w:space="0" w:themeColor="accent4" w:themeTint="9A"/>
        </w:tcBorders>
      </w:tcPr>
    </w:tblStylePr>
    <w:tblStylePr w:type="band1Vert">
      <w:rPr>
        <w:rFonts w:ascii="Arial" w:hAnsi="Arial"/>
        <w:color w:val="404040"/>
        <w:sz w:val="22"/>
      </w:rPr>
      <w:tcPr>
        <w:tcBorders>
          <w:left w:val="single" w:color="FFD865" w:sz="4" w:space="0" w:themeColor="accent4" w:themeTint="9A"/>
          <w:right w:val="single" w:color="FFD865"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FFD865" w:themeFill="accent4" w:themeFillTint="9A"/>
      </w:tcPr>
    </w:tblStylePr>
    <w:tblStylePr w:type="lastCol">
      <w:rPr>
        <w:b/>
        <w:color w:val="404040"/>
      </w:rPr>
    </w:tblStylePr>
    <w:tblStylePr w:type="lastRow">
      <w:rPr>
        <w:b/>
        <w:color w:val="404040"/>
      </w:rPr>
    </w:tblStylePr>
  </w:style>
  <w:style w:type="table" w:styleId="480">
    <w:name w:val="List Table 3 Accent 5"/>
    <w:basedOn w:val="421"/>
    <w:uiPriority w:val="99"/>
    <w:tblPr>
      <w:tblStyleRowBandSize w:val="1"/>
      <w:tblStyleColBandSize w:val="1"/>
      <w:tblBorders>
        <w:left w:val="single" w:color="8DA9DB" w:sz="4" w:space="0" w:themeColor="accent5" w:themeTint="9A"/>
        <w:top w:val="single" w:color="8DA9DB" w:sz="4" w:space="0" w:themeColor="accent5" w:themeTint="9A"/>
        <w:right w:val="single" w:color="8DA9DB" w:sz="4" w:space="0" w:themeColor="accent5" w:themeTint="9A"/>
        <w:bottom w:val="single" w:color="8DA9DB" w:sz="4" w:space="0" w:themeColor="accent5" w:themeTint="9A"/>
      </w:tblBorders>
    </w:tblPr>
    <w:tblStylePr w:type="band1Horz">
      <w:rPr>
        <w:rFonts w:ascii="Arial" w:hAnsi="Arial"/>
        <w:color w:val="404040"/>
        <w:sz w:val="22"/>
      </w:rPr>
      <w:tcPr>
        <w:tcBorders>
          <w:top w:val="single" w:color="8DA9DB" w:sz="4" w:space="0" w:themeColor="accent5" w:themeTint="9A"/>
          <w:bottom w:val="single" w:color="8DA9DB" w:sz="4" w:space="0" w:themeColor="accent5" w:themeTint="9A"/>
        </w:tcBorders>
      </w:tcPr>
    </w:tblStylePr>
    <w:tblStylePr w:type="band1Vert">
      <w:rPr>
        <w:rFonts w:ascii="Arial" w:hAnsi="Arial"/>
        <w:color w:val="404040"/>
        <w:sz w:val="22"/>
      </w:rPr>
      <w:tcPr>
        <w:tcBorders>
          <w:left w:val="single" w:color="8DA9DB" w:sz="4" w:space="0" w:themeColor="accent5" w:themeTint="9A"/>
          <w:right w:val="single" w:color="8DA9DB"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8DA9DB" w:themeFill="accent5" w:themeFillTint="9A"/>
      </w:tcPr>
    </w:tblStylePr>
    <w:tblStylePr w:type="lastCol">
      <w:rPr>
        <w:b/>
        <w:color w:val="404040"/>
      </w:rPr>
    </w:tblStylePr>
    <w:tblStylePr w:type="lastRow">
      <w:rPr>
        <w:b/>
        <w:color w:val="404040"/>
      </w:rPr>
    </w:tblStylePr>
  </w:style>
  <w:style w:type="table" w:styleId="481">
    <w:name w:val="List Table 3 Accent 6"/>
    <w:basedOn w:val="421"/>
    <w:uiPriority w:val="99"/>
    <w:tblPr>
      <w:tblStyleRowBandSize w:val="1"/>
      <w:tblStyleColBandSize w:val="1"/>
      <w:tblBorders>
        <w:left w:val="single" w:color="A9D08E" w:sz="4" w:space="0" w:themeColor="accent6" w:themeTint="98"/>
        <w:top w:val="single" w:color="A9D08E" w:sz="4" w:space="0" w:themeColor="accent6" w:themeTint="98"/>
        <w:right w:val="single" w:color="A9D08E" w:sz="4" w:space="0" w:themeColor="accent6" w:themeTint="98"/>
        <w:bottom w:val="single" w:color="A9D08E" w:sz="4" w:space="0" w:themeColor="accent6" w:themeTint="98"/>
      </w:tblBorders>
    </w:tblPr>
    <w:tblStylePr w:type="band1Horz">
      <w:rPr>
        <w:rFonts w:ascii="Arial" w:hAnsi="Arial"/>
        <w:color w:val="404040"/>
        <w:sz w:val="22"/>
      </w:rPr>
      <w:tcPr>
        <w:tcBorders>
          <w:top w:val="single" w:color="A9D08E" w:sz="4" w:space="0" w:themeColor="accent6" w:themeTint="98"/>
          <w:bottom w:val="single" w:color="A9D08E" w:sz="4" w:space="0" w:themeColor="accent6" w:themeTint="98"/>
        </w:tcBorders>
      </w:tcPr>
    </w:tblStylePr>
    <w:tblStylePr w:type="band1Vert">
      <w:rPr>
        <w:rFonts w:ascii="Arial" w:hAnsi="Arial"/>
        <w:color w:val="404040"/>
        <w:sz w:val="22"/>
      </w:rPr>
      <w:tcPr>
        <w:tcBorders>
          <w:left w:val="single" w:color="A9D08E" w:sz="4" w:space="0" w:themeColor="accent6" w:themeTint="98"/>
          <w:right w:val="single" w:color="A9D08E"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A9D08E" w:themeFill="accent6" w:themeFillTint="98"/>
      </w:tcPr>
    </w:tblStylePr>
    <w:tblStylePr w:type="lastCol">
      <w:rPr>
        <w:b/>
        <w:color w:val="404040"/>
      </w:rPr>
    </w:tblStylePr>
    <w:tblStylePr w:type="lastRow">
      <w:rPr>
        <w:b/>
        <w:color w:val="404040"/>
      </w:rPr>
    </w:tblStylePr>
  </w:style>
  <w:style w:type="table" w:styleId="482">
    <w:name w:val="List Table 4 Accent 1"/>
    <w:basedOn w:val="421"/>
    <w:uiPriority w:val="99"/>
    <w:tblPr>
      <w:tblStyleRowBandSize w:val="1"/>
      <w:tblStyleColBandSize w:val="1"/>
      <w:tblBorders>
        <w:left w:val="single" w:color="A2C6E7" w:sz="4" w:space="0" w:themeColor="accent1" w:themeTint="90"/>
        <w:top w:val="single" w:color="A2C6E7" w:sz="4" w:space="0" w:themeColor="accent1" w:themeTint="90"/>
        <w:right w:val="single" w:color="A2C6E7" w:sz="4" w:space="0" w:themeColor="accent1" w:themeTint="90"/>
        <w:bottom w:val="single" w:color="A2C6E7" w:sz="4" w:space="0" w:themeColor="accent1" w:themeTint="90"/>
        <w:insideH w:val="single" w:color="A2C6E7" w:sz="4" w:space="0" w:themeColor="accent1" w:themeTint="90"/>
      </w:tblBorders>
    </w:tblPr>
    <w:tblStylePr w:type="band1Horz">
      <w:rPr>
        <w:rFonts w:ascii="Arial" w:hAnsi="Arial"/>
        <w:color w:val="404040"/>
        <w:sz w:val="22"/>
      </w:rPr>
      <w:tcPr>
        <w:shd w:val="clear" w:color="auto" w:fill="D5E5F4" w:themeFill="accent1" w:themeFillTint="40"/>
      </w:tcPr>
    </w:tblStylePr>
    <w:tblStylePr w:type="band1Vert">
      <w:rPr>
        <w:rFonts w:ascii="Arial" w:hAnsi="Arial"/>
        <w:color w:val="404040"/>
        <w:sz w:val="22"/>
      </w:rPr>
      <w:tcPr>
        <w:shd w:val="clear" w:color="auto" w:fill="D5E5F4" w:themeFill="accent1" w:themeFillTint="40"/>
      </w:tcPr>
    </w:tblStylePr>
    <w:tblStylePr w:type="firstCol">
      <w:rPr>
        <w:b/>
        <w:color w:val="404040"/>
      </w:rPr>
    </w:tblStylePr>
    <w:tblStylePr w:type="firstRow">
      <w:rPr>
        <w:rFonts w:ascii="Arial" w:hAnsi="Arial"/>
        <w:b/>
        <w:color w:val="FFFFFF"/>
        <w:sz w:val="22"/>
      </w:rPr>
      <w:tcPr>
        <w:shd w:val="clear" w:color="auto" w:fill="5B9BD5" w:themeFill="accent1"/>
      </w:tcPr>
    </w:tblStylePr>
    <w:tblStylePr w:type="lastCol">
      <w:rPr>
        <w:b/>
        <w:color w:val="404040"/>
      </w:rPr>
    </w:tblStylePr>
    <w:tblStylePr w:type="lastRow">
      <w:rPr>
        <w:b/>
        <w:color w:val="404040"/>
      </w:rPr>
    </w:tblStylePr>
  </w:style>
  <w:style w:type="table" w:styleId="483">
    <w:name w:val="List Table 4 Accent 2"/>
    <w:basedOn w:val="421"/>
    <w:uiPriority w:val="99"/>
    <w:tblPr>
      <w:tblStyleRowBandSize w:val="1"/>
      <w:tblStyleColBandSize w:val="1"/>
      <w:tblBorders>
        <w:left w:val="single" w:color="F4B58A" w:sz="4" w:space="0" w:themeColor="accent2" w:themeTint="90"/>
        <w:top w:val="single" w:color="F4B58A" w:sz="4" w:space="0" w:themeColor="accent2" w:themeTint="90"/>
        <w:right w:val="single" w:color="F4B58A" w:sz="4" w:space="0" w:themeColor="accent2" w:themeTint="90"/>
        <w:bottom w:val="single" w:color="F4B58A" w:sz="4" w:space="0" w:themeColor="accent2" w:themeTint="90"/>
        <w:insideH w:val="single" w:color="F4B58A" w:sz="4" w:space="0" w:themeColor="accent2" w:themeTint="90"/>
      </w:tblBorders>
    </w:tblPr>
    <w:tblStylePr w:type="band1Horz">
      <w:rPr>
        <w:rFonts w:ascii="Arial" w:hAnsi="Arial"/>
        <w:color w:val="404040"/>
        <w:sz w:val="22"/>
      </w:rPr>
      <w:tcPr>
        <w:shd w:val="clear" w:color="auto" w:fill="FADECB" w:themeFill="accent2" w:themeFillTint="40"/>
      </w:tcPr>
    </w:tblStylePr>
    <w:tblStylePr w:type="band1Vert">
      <w:rPr>
        <w:rFonts w:ascii="Arial" w:hAnsi="Arial"/>
        <w:color w:val="404040"/>
        <w:sz w:val="22"/>
      </w:rPr>
      <w:tcPr>
        <w:shd w:val="clear" w:color="auto" w:fill="FADECB" w:themeFill="accent2" w:themeFillTint="40"/>
      </w:tcPr>
    </w:tblStylePr>
    <w:tblStylePr w:type="firstCol">
      <w:rPr>
        <w:b/>
        <w:color w:val="404040"/>
      </w:rPr>
    </w:tblStylePr>
    <w:tblStylePr w:type="firstRow">
      <w:rPr>
        <w:rFonts w:ascii="Arial" w:hAnsi="Arial"/>
        <w:b/>
        <w:color w:val="FFFFFF"/>
        <w:sz w:val="22"/>
      </w:rPr>
      <w:tcPr>
        <w:shd w:val="clear" w:color="auto" w:fill="ED7D31" w:themeFill="accent2"/>
      </w:tcPr>
    </w:tblStylePr>
    <w:tblStylePr w:type="lastCol">
      <w:rPr>
        <w:b/>
        <w:color w:val="404040"/>
      </w:rPr>
    </w:tblStylePr>
    <w:tblStylePr w:type="lastRow">
      <w:rPr>
        <w:b/>
        <w:color w:val="404040"/>
      </w:rPr>
    </w:tblStylePr>
  </w:style>
  <w:style w:type="table" w:styleId="484">
    <w:name w:val="List Table 4 Accent 3"/>
    <w:basedOn w:val="421"/>
    <w:uiPriority w:val="99"/>
    <w:tblPr>
      <w:tblStyleRowBandSize w:val="1"/>
      <w:tblStyleColBandSize w:val="1"/>
      <w:tblBorders>
        <w:left w:val="single" w:color="CCCCCC" w:sz="4" w:space="0" w:themeColor="accent3" w:themeTint="90"/>
        <w:top w:val="single" w:color="CCCCCC" w:sz="4" w:space="0" w:themeColor="accent3" w:themeTint="90"/>
        <w:right w:val="single" w:color="CCCCCC" w:sz="4" w:space="0" w:themeColor="accent3" w:themeTint="90"/>
        <w:bottom w:val="single" w:color="CCCCCC" w:sz="4" w:space="0" w:themeColor="accent3" w:themeTint="90"/>
        <w:insideH w:val="single" w:color="CCCCCC" w:sz="4" w:space="0" w:themeColor="accent3" w:themeTint="90"/>
      </w:tblBorders>
    </w:tblPr>
    <w:tblStylePr w:type="band1Horz">
      <w:rPr>
        <w:rFonts w:ascii="Arial" w:hAnsi="Arial"/>
        <w:color w:val="404040"/>
        <w:sz w:val="22"/>
      </w:rPr>
      <w:tcPr>
        <w:shd w:val="clear" w:color="auto" w:fill="E8E8E8" w:themeFill="accent3" w:themeFillTint="40"/>
      </w:tcPr>
    </w:tblStylePr>
    <w:tblStylePr w:type="band1Vert">
      <w:rPr>
        <w:rFonts w:ascii="Arial" w:hAnsi="Arial"/>
        <w:color w:val="404040"/>
        <w:sz w:val="22"/>
      </w:rPr>
      <w:tcPr>
        <w:shd w:val="clear" w:color="auto" w:fill="E8E8E8" w:themeFill="accent3" w:themeFillTint="40"/>
      </w:tcPr>
    </w:tblStylePr>
    <w:tblStylePr w:type="firstCol">
      <w:rPr>
        <w:b/>
        <w:color w:val="404040"/>
      </w:rPr>
    </w:tblStylePr>
    <w:tblStylePr w:type="firstRow">
      <w:rPr>
        <w:rFonts w:ascii="Arial" w:hAnsi="Arial"/>
        <w:b/>
        <w:color w:val="FFFFFF"/>
        <w:sz w:val="22"/>
      </w:rPr>
      <w:tcPr>
        <w:shd w:val="clear" w:color="auto" w:fill="A5A5A5" w:themeFill="accent3"/>
      </w:tcPr>
    </w:tblStylePr>
    <w:tblStylePr w:type="lastCol">
      <w:rPr>
        <w:b/>
        <w:color w:val="404040"/>
      </w:rPr>
    </w:tblStylePr>
    <w:tblStylePr w:type="lastRow">
      <w:rPr>
        <w:b/>
        <w:color w:val="404040"/>
      </w:rPr>
    </w:tblStylePr>
  </w:style>
  <w:style w:type="table" w:styleId="485">
    <w:name w:val="List Table 4 Accent 4"/>
    <w:basedOn w:val="421"/>
    <w:uiPriority w:val="99"/>
    <w:tblPr>
      <w:tblStyleRowBandSize w:val="1"/>
      <w:tblStyleColBandSize w:val="1"/>
      <w:tblBorders>
        <w:left w:val="single" w:color="FFDB6F" w:sz="4" w:space="0" w:themeColor="accent4" w:themeTint="90"/>
        <w:top w:val="single" w:color="FFDB6F" w:sz="4" w:space="0" w:themeColor="accent4" w:themeTint="90"/>
        <w:right w:val="single" w:color="FFDB6F" w:sz="4" w:space="0" w:themeColor="accent4" w:themeTint="90"/>
        <w:bottom w:val="single" w:color="FFDB6F" w:sz="4" w:space="0" w:themeColor="accent4" w:themeTint="90"/>
        <w:insideH w:val="single" w:color="FFDB6F" w:sz="4" w:space="0" w:themeColor="accent4" w:themeTint="90"/>
      </w:tblBorders>
    </w:tblPr>
    <w:tblStylePr w:type="band1Horz">
      <w:rPr>
        <w:rFonts w:ascii="Arial" w:hAnsi="Arial"/>
        <w:color w:val="404040"/>
        <w:sz w:val="22"/>
      </w:rPr>
      <w:tcPr>
        <w:shd w:val="clear" w:color="auto" w:fill="FFEFBF" w:themeFill="accent4" w:themeFillTint="40"/>
      </w:tcPr>
    </w:tblStylePr>
    <w:tblStylePr w:type="band1Vert">
      <w:rPr>
        <w:rFonts w:ascii="Arial" w:hAnsi="Arial"/>
        <w:color w:val="404040"/>
        <w:sz w:val="22"/>
      </w:rPr>
      <w:tcPr>
        <w:shd w:val="clear" w:color="auto" w:fill="FFEFBF" w:themeFill="accent4" w:themeFillTint="40"/>
      </w:tcPr>
    </w:tblStylePr>
    <w:tblStylePr w:type="firstCol">
      <w:rPr>
        <w:b/>
        <w:color w:val="404040"/>
      </w:rPr>
    </w:tblStylePr>
    <w:tblStylePr w:type="firstRow">
      <w:rPr>
        <w:rFonts w:ascii="Arial" w:hAnsi="Arial"/>
        <w:b/>
        <w:color w:val="FFFFFF"/>
        <w:sz w:val="22"/>
      </w:rPr>
      <w:tcPr>
        <w:shd w:val="clear" w:color="auto" w:fill="FFC000" w:themeFill="accent4"/>
      </w:tcPr>
    </w:tblStylePr>
    <w:tblStylePr w:type="lastCol">
      <w:rPr>
        <w:b/>
        <w:color w:val="404040"/>
      </w:rPr>
    </w:tblStylePr>
    <w:tblStylePr w:type="lastRow">
      <w:rPr>
        <w:b/>
        <w:color w:val="404040"/>
      </w:rPr>
    </w:tblStylePr>
  </w:style>
  <w:style w:type="table" w:styleId="486">
    <w:name w:val="List Table 4 Accent 5"/>
    <w:basedOn w:val="421"/>
    <w:uiPriority w:val="99"/>
    <w:tblPr>
      <w:tblStyleRowBandSize w:val="1"/>
      <w:tblStyleColBandSize w:val="1"/>
      <w:tblBorders>
        <w:left w:val="single" w:color="95AFDD" w:sz="4" w:space="0" w:themeColor="accent5" w:themeTint="90"/>
        <w:top w:val="single" w:color="95AFDD" w:sz="4" w:space="0" w:themeColor="accent5" w:themeTint="90"/>
        <w:right w:val="single" w:color="95AFDD" w:sz="4" w:space="0" w:themeColor="accent5" w:themeTint="90"/>
        <w:bottom w:val="single" w:color="95AFDD" w:sz="4" w:space="0" w:themeColor="accent5" w:themeTint="90"/>
        <w:insideH w:val="single" w:color="95AFDD" w:sz="4" w:space="0" w:themeColor="accent5" w:themeTint="90"/>
      </w:tblBorders>
    </w:tblPr>
    <w:tblStylePr w:type="band1Horz">
      <w:rPr>
        <w:rFonts w:ascii="Arial" w:hAnsi="Arial"/>
        <w:color w:val="404040"/>
        <w:sz w:val="22"/>
      </w:rPr>
      <w:tcPr>
        <w:shd w:val="clear" w:color="auto" w:fill="CFDBF0" w:themeFill="accent5" w:themeFillTint="40"/>
      </w:tcPr>
    </w:tblStylePr>
    <w:tblStylePr w:type="band1Vert">
      <w:rPr>
        <w:rFonts w:ascii="Arial" w:hAnsi="Arial"/>
        <w:color w:val="404040"/>
        <w:sz w:val="22"/>
      </w:rPr>
      <w:tcPr>
        <w:shd w:val="clear" w:color="auto" w:fill="CFDBF0" w:themeFill="accent5" w:themeFillTint="40"/>
      </w:tcPr>
    </w:tblStylePr>
    <w:tblStylePr w:type="firstCol">
      <w:rPr>
        <w:b/>
        <w:color w:val="404040"/>
      </w:rPr>
    </w:tblStylePr>
    <w:tblStylePr w:type="firstRow">
      <w:rPr>
        <w:rFonts w:ascii="Arial" w:hAnsi="Arial"/>
        <w:b/>
        <w:color w:val="FFFFFF"/>
        <w:sz w:val="22"/>
      </w:rPr>
      <w:tcPr>
        <w:shd w:val="clear" w:color="auto" w:fill="4472C4" w:themeFill="accent5"/>
      </w:tcPr>
    </w:tblStylePr>
    <w:tblStylePr w:type="lastCol">
      <w:rPr>
        <w:b/>
        <w:color w:val="404040"/>
      </w:rPr>
    </w:tblStylePr>
    <w:tblStylePr w:type="lastRow">
      <w:rPr>
        <w:b/>
        <w:color w:val="404040"/>
      </w:rPr>
    </w:tblStylePr>
  </w:style>
  <w:style w:type="table" w:styleId="487">
    <w:name w:val="List Table 4 Accent 6"/>
    <w:basedOn w:val="421"/>
    <w:uiPriority w:val="99"/>
    <w:tblPr>
      <w:tblStyleRowBandSize w:val="1"/>
      <w:tblStyleColBandSize w:val="1"/>
      <w:tblBorders>
        <w:left w:val="single" w:color="ADD394" w:sz="4" w:space="0" w:themeColor="accent6" w:themeTint="90"/>
        <w:top w:val="single" w:color="ADD394" w:sz="4" w:space="0" w:themeColor="accent6" w:themeTint="90"/>
        <w:right w:val="single" w:color="ADD394" w:sz="4" w:space="0" w:themeColor="accent6" w:themeTint="90"/>
        <w:bottom w:val="single" w:color="ADD394" w:sz="4" w:space="0" w:themeColor="accent6" w:themeTint="90"/>
        <w:insideH w:val="single" w:color="ADD394" w:sz="4" w:space="0" w:themeColor="accent6" w:themeTint="90"/>
      </w:tblBorders>
    </w:tblPr>
    <w:tblStylePr w:type="band1Horz">
      <w:rPr>
        <w:rFonts w:ascii="Arial" w:hAnsi="Arial"/>
        <w:color w:val="404040"/>
        <w:sz w:val="22"/>
      </w:rPr>
      <w:tcPr>
        <w:shd w:val="clear" w:color="auto" w:fill="DAEBCF" w:themeFill="accent6" w:themeFillTint="40"/>
      </w:tcPr>
    </w:tblStylePr>
    <w:tblStylePr w:type="band1Vert">
      <w:rPr>
        <w:rFonts w:ascii="Arial" w:hAnsi="Arial"/>
        <w:color w:val="404040"/>
        <w:sz w:val="22"/>
      </w:rPr>
      <w:tcPr>
        <w:shd w:val="clear" w:color="auto" w:fill="DAEBCF" w:themeFill="accent6" w:themeFillTint="40"/>
      </w:tcPr>
    </w:tblStylePr>
    <w:tblStylePr w:type="firstCol">
      <w:rPr>
        <w:b/>
        <w:color w:val="404040"/>
      </w:rPr>
    </w:tblStylePr>
    <w:tblStylePr w:type="firstRow">
      <w:rPr>
        <w:rFonts w:ascii="Arial" w:hAnsi="Arial"/>
        <w:b/>
        <w:color w:val="FFFFFF"/>
        <w:sz w:val="22"/>
      </w:rPr>
      <w:tcPr>
        <w:shd w:val="clear" w:color="auto" w:fill="70AD47" w:themeFill="accent6"/>
      </w:tcPr>
    </w:tblStylePr>
    <w:tblStylePr w:type="lastCol">
      <w:rPr>
        <w:b/>
        <w:color w:val="404040"/>
      </w:rPr>
    </w:tblStylePr>
    <w:tblStylePr w:type="lastRow">
      <w:rPr>
        <w:b/>
        <w:color w:val="404040"/>
      </w:rPr>
    </w:tblStylePr>
  </w:style>
  <w:style w:type="table" w:styleId="488">
    <w:name w:val="List Table 5 Dark Accent 1"/>
    <w:basedOn w:val="421"/>
    <w:uiPriority w:val="99"/>
    <w:tblPr>
      <w:tblStyleRowBandSize w:val="1"/>
      <w:tblStyleColBandSize w:val="1"/>
      <w:tblBorders>
        <w:left w:val="single" w:color="5B9BD5" w:sz="32" w:space="0" w:themeColor="accent1"/>
        <w:top w:val="single" w:color="5B9BD5" w:sz="32" w:space="0" w:themeColor="accent1"/>
        <w:right w:val="single" w:color="5B9BD5" w:sz="32" w:space="0" w:themeColor="accent1"/>
        <w:bottom w:val="single" w:color="5B9BD5" w:sz="32" w:space="0" w:themeColor="accent1"/>
      </w:tblBorders>
      <w:shd w:val="clear" w:color="auto" w:fill="5B9BD5" w:themeFill="accent1"/>
    </w:tblPr>
    <w:tblStylePr w:type="band1Horz">
      <w:tcPr>
        <w:shd w:val="clear" w:color="auto" w:fill="5B9BD5" w:themeFill="accent1"/>
        <w:tcBorders>
          <w:top w:val="single" w:color="FFFFFF" w:sz="4" w:space="0" w:themeColor="light1"/>
          <w:bottom w:val="single" w:color="FFFFFF" w:sz="4" w:space="0" w:themeColor="light1"/>
        </w:tcBorders>
      </w:tcPr>
    </w:tblStylePr>
    <w:tblStylePr w:type="band1Vert">
      <w:tcPr>
        <w:shd w:val="clear" w:color="auto" w:fill="5B9BD5" w:themeFill="accent1"/>
        <w:tcBorders>
          <w:left w:val="single" w:color="FFFFFF" w:sz="4" w:space="0" w:themeColor="light1"/>
          <w:right w:val="single" w:color="FFFFFF" w:sz="4" w:space="0" w:themeColor="light1"/>
        </w:tcBorders>
      </w:tcPr>
    </w:tblStylePr>
    <w:tblStylePr w:type="band2Horz">
      <w:tcPr>
        <w:shd w:val="clear" w:color="auto" w:fill="5B9BD5" w:themeFill="accent1"/>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5B9BD5" w:sz="32" w:space="0" w:themeColor="accent1"/>
          <w:right w:val="single" w:color="FFFFFF" w:sz="4" w:space="0" w:themeColor="light1"/>
        </w:tcBorders>
      </w:tcPr>
    </w:tblStylePr>
    <w:tblStylePr w:type="firstRow">
      <w:rPr>
        <w:rFonts w:ascii="Arial" w:hAnsi="Arial"/>
        <w:b/>
        <w:color w:val="FFFFFF" w:themeColor="light1"/>
        <w:sz w:val="22"/>
      </w:rPr>
      <w:tcPr>
        <w:shd w:val="clear" w:color="auto" w:fill="5B9BD5" w:themeFill="accent1"/>
        <w:tcBorders>
          <w:top w:val="single" w:color="5B9BD5" w:sz="32" w:space="0" w:themeColor="accent1"/>
          <w:bottom w:val="single" w:color="FFFFFF" w:sz="12" w:space="0" w:themeColor="light1"/>
        </w:tcBorders>
      </w:tcPr>
    </w:tblStylePr>
    <w:tblStylePr w:type="lastCol">
      <w:tcPr>
        <w:tcBorders>
          <w:left w:val="single" w:color="FFFFFF" w:sz="4" w:space="0" w:themeColor="light1"/>
          <w:right w:val="single" w:color="5B9BD5" w:sz="32" w:space="0" w:themeColor="accent1"/>
        </w:tcBorders>
      </w:tcPr>
    </w:tblStylePr>
    <w:tblStylePr w:type="lastRow">
      <w:rPr>
        <w:rFonts w:ascii="Arial" w:hAnsi="Arial"/>
        <w:b/>
        <w:color w:val="FFFFFF" w:themeColor="light1"/>
        <w:sz w:val="22"/>
      </w:rPr>
    </w:tblStylePr>
  </w:style>
  <w:style w:type="table" w:styleId="489">
    <w:name w:val="List Table 5 Dark Accent 2"/>
    <w:basedOn w:val="421"/>
    <w:uiPriority w:val="99"/>
    <w:tblPr>
      <w:tblStyleRowBandSize w:val="1"/>
      <w:tblStyleColBandSize w:val="1"/>
      <w:tblBorders>
        <w:left w:val="single" w:color="F4B184" w:sz="32" w:space="0" w:themeColor="accent2" w:themeTint="97"/>
        <w:top w:val="single" w:color="F4B184" w:sz="32" w:space="0" w:themeColor="accent2" w:themeTint="97"/>
        <w:right w:val="single" w:color="F4B184" w:sz="32" w:space="0" w:themeColor="accent2" w:themeTint="97"/>
        <w:bottom w:val="single" w:color="F4B184" w:sz="32" w:space="0" w:themeColor="accent2" w:themeTint="97"/>
      </w:tblBorders>
      <w:shd w:val="clear" w:color="auto" w:fill="F4B184" w:themeFill="accent2" w:themeFillTint="97"/>
    </w:tblPr>
    <w:tblStylePr w:type="band1Horz">
      <w:tcPr>
        <w:shd w:val="clear" w:color="auto" w:fill="F4B184" w:themeFill="accent2" w:themeFillTint="97"/>
        <w:tcBorders>
          <w:top w:val="single" w:color="FFFFFF" w:sz="4" w:space="0" w:themeColor="light1"/>
          <w:bottom w:val="single" w:color="FFFFFF" w:sz="4" w:space="0" w:themeColor="light1"/>
        </w:tcBorders>
      </w:tcPr>
    </w:tblStylePr>
    <w:tblStylePr w:type="band1Vert">
      <w:tcPr>
        <w:shd w:val="clear" w:color="auto" w:fill="F4B184" w:themeFill="accent2" w:themeFillTint="97"/>
        <w:tcBorders>
          <w:left w:val="single" w:color="FFFFFF" w:sz="4" w:space="0" w:themeColor="light1"/>
          <w:right w:val="single" w:color="FFFFFF" w:sz="4" w:space="0" w:themeColor="light1"/>
        </w:tcBorders>
      </w:tcPr>
    </w:tblStylePr>
    <w:tblStylePr w:type="band2Horz">
      <w:tcPr>
        <w:shd w:val="clear" w:color="auto" w:fill="F4B184" w:themeFill="accent2" w:themeFillTint="97"/>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F4B184" w:sz="32" w:space="0" w:themeColor="accent2" w:themeTint="97"/>
          <w:right w:val="single" w:color="FFFFFF" w:sz="4" w:space="0" w:themeColor="light1"/>
        </w:tcBorders>
      </w:tcPr>
    </w:tblStylePr>
    <w:tblStylePr w:type="firstRow">
      <w:rPr>
        <w:rFonts w:ascii="Arial" w:hAnsi="Arial"/>
        <w:b/>
        <w:color w:val="FFFFFF" w:themeColor="light1"/>
        <w:sz w:val="22"/>
      </w:rPr>
      <w:tcPr>
        <w:shd w:val="clear" w:color="auto" w:fill="F4B184" w:themeFill="accent2" w:themeFillTint="97"/>
        <w:tcBorders>
          <w:top w:val="single" w:color="F4B184" w:sz="32" w:space="0" w:themeColor="accent2" w:themeTint="97"/>
          <w:bottom w:val="single" w:color="FFFFFF" w:sz="12" w:space="0" w:themeColor="light1"/>
        </w:tcBorders>
      </w:tcPr>
    </w:tblStylePr>
    <w:tblStylePr w:type="lastCol">
      <w:tcPr>
        <w:tcBorders>
          <w:left w:val="single" w:color="FFFFFF" w:sz="4" w:space="0" w:themeColor="light1"/>
          <w:right w:val="single" w:color="F4B184" w:sz="32" w:space="0" w:themeColor="accent2" w:themeTint="97"/>
        </w:tcBorders>
      </w:tcPr>
    </w:tblStylePr>
    <w:tblStylePr w:type="lastRow">
      <w:rPr>
        <w:rFonts w:ascii="Arial" w:hAnsi="Arial"/>
        <w:b/>
        <w:color w:val="FFFFFF" w:themeColor="light1"/>
        <w:sz w:val="22"/>
      </w:rPr>
    </w:tblStylePr>
  </w:style>
  <w:style w:type="table" w:styleId="490">
    <w:name w:val="List Table 5 Dark Accent 3"/>
    <w:basedOn w:val="421"/>
    <w:uiPriority w:val="99"/>
    <w:tblPr>
      <w:tblStyleRowBandSize w:val="1"/>
      <w:tblStyleColBandSize w:val="1"/>
      <w:tblBorders>
        <w:left w:val="single" w:color="C9C9C9" w:sz="32" w:space="0" w:themeColor="accent3" w:themeTint="98"/>
        <w:top w:val="single" w:color="C9C9C9" w:sz="32" w:space="0" w:themeColor="accent3" w:themeTint="98"/>
        <w:right w:val="single" w:color="C9C9C9" w:sz="32" w:space="0" w:themeColor="accent3" w:themeTint="98"/>
        <w:bottom w:val="single" w:color="C9C9C9" w:sz="32" w:space="0" w:themeColor="accent3" w:themeTint="98"/>
      </w:tblBorders>
      <w:shd w:val="clear" w:color="auto" w:fill="C9C9C9" w:themeFill="accent3" w:themeFillTint="98"/>
    </w:tblPr>
    <w:tblStylePr w:type="band1Horz">
      <w:tcPr>
        <w:shd w:val="clear" w:color="auto" w:fill="C9C9C9" w:themeFill="accent3" w:themeFillTint="98"/>
        <w:tcBorders>
          <w:top w:val="single" w:color="FFFFFF" w:sz="4" w:space="0" w:themeColor="light1"/>
          <w:bottom w:val="single" w:color="FFFFFF" w:sz="4" w:space="0" w:themeColor="light1"/>
        </w:tcBorders>
      </w:tcPr>
    </w:tblStylePr>
    <w:tblStylePr w:type="band1Vert">
      <w:tcPr>
        <w:shd w:val="clear" w:color="auto" w:fill="C9C9C9" w:themeFill="accent3" w:themeFillTint="98"/>
        <w:tcBorders>
          <w:left w:val="single" w:color="FFFFFF" w:sz="4" w:space="0" w:themeColor="light1"/>
          <w:right w:val="single" w:color="FFFFFF" w:sz="4" w:space="0" w:themeColor="light1"/>
        </w:tcBorders>
      </w:tcPr>
    </w:tblStylePr>
    <w:tblStylePr w:type="band2Horz">
      <w:tcPr>
        <w:shd w:val="clear" w:color="auto" w:fill="C9C9C9" w:themeFill="accent3" w:themeFillTint="98"/>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C9C9C9" w:sz="32" w:space="0" w:themeColor="accent3" w:themeTint="98"/>
          <w:right w:val="single" w:color="FFFFFF" w:sz="4" w:space="0" w:themeColor="light1"/>
        </w:tcBorders>
      </w:tcPr>
    </w:tblStylePr>
    <w:tblStylePr w:type="firstRow">
      <w:rPr>
        <w:rFonts w:ascii="Arial" w:hAnsi="Arial"/>
        <w:b/>
        <w:color w:val="FFFFFF" w:themeColor="light1"/>
        <w:sz w:val="22"/>
      </w:rPr>
      <w:tcPr>
        <w:shd w:val="clear" w:color="auto" w:fill="C9C9C9" w:themeFill="accent3" w:themeFillTint="98"/>
        <w:tcBorders>
          <w:top w:val="single" w:color="C9C9C9" w:sz="32" w:space="0" w:themeColor="accent3" w:themeTint="98"/>
          <w:bottom w:val="single" w:color="FFFFFF" w:sz="12" w:space="0" w:themeColor="light1"/>
        </w:tcBorders>
      </w:tcPr>
    </w:tblStylePr>
    <w:tblStylePr w:type="lastCol">
      <w:tcPr>
        <w:tcBorders>
          <w:left w:val="single" w:color="FFFFFF" w:sz="4" w:space="0" w:themeColor="light1"/>
          <w:right w:val="single" w:color="C9C9C9" w:sz="32" w:space="0" w:themeColor="accent3" w:themeTint="98"/>
        </w:tcBorders>
      </w:tcPr>
    </w:tblStylePr>
    <w:tblStylePr w:type="lastRow">
      <w:rPr>
        <w:rFonts w:ascii="Arial" w:hAnsi="Arial"/>
        <w:b/>
        <w:color w:val="FFFFFF" w:themeColor="light1"/>
        <w:sz w:val="22"/>
      </w:rPr>
    </w:tblStylePr>
  </w:style>
  <w:style w:type="table" w:styleId="491">
    <w:name w:val="List Table 5 Dark Accent 4"/>
    <w:basedOn w:val="421"/>
    <w:uiPriority w:val="99"/>
    <w:tblPr>
      <w:tblStyleRowBandSize w:val="1"/>
      <w:tblStyleColBandSize w:val="1"/>
      <w:tblBorders>
        <w:left w:val="single" w:color="FFD865" w:sz="32" w:space="0" w:themeColor="accent4" w:themeTint="9A"/>
        <w:top w:val="single" w:color="FFD865" w:sz="32" w:space="0" w:themeColor="accent4" w:themeTint="9A"/>
        <w:right w:val="single" w:color="FFD865" w:sz="32" w:space="0" w:themeColor="accent4" w:themeTint="9A"/>
        <w:bottom w:val="single" w:color="FFD865" w:sz="32" w:space="0" w:themeColor="accent4" w:themeTint="9A"/>
      </w:tblBorders>
      <w:shd w:val="clear" w:color="auto" w:fill="FFD865" w:themeFill="accent4" w:themeFillTint="9A"/>
    </w:tblPr>
    <w:tblStylePr w:type="band1Horz">
      <w:tcPr>
        <w:shd w:val="clear" w:color="auto" w:fill="FFD865" w:themeFill="accent4" w:themeFillTint="9A"/>
        <w:tcBorders>
          <w:top w:val="single" w:color="FFFFFF" w:sz="4" w:space="0" w:themeColor="light1"/>
          <w:bottom w:val="single" w:color="FFFFFF" w:sz="4" w:space="0" w:themeColor="light1"/>
        </w:tcBorders>
      </w:tcPr>
    </w:tblStylePr>
    <w:tblStylePr w:type="band1Vert">
      <w:tcPr>
        <w:shd w:val="clear" w:color="auto" w:fill="FFD865" w:themeFill="accent4" w:themeFillTint="9A"/>
        <w:tcBorders>
          <w:left w:val="single" w:color="FFFFFF" w:sz="4" w:space="0" w:themeColor="light1"/>
          <w:right w:val="single" w:color="FFFFFF" w:sz="4" w:space="0" w:themeColor="light1"/>
        </w:tcBorders>
      </w:tcPr>
    </w:tblStylePr>
    <w:tblStylePr w:type="band2Horz">
      <w:tcPr>
        <w:shd w:val="clear" w:color="auto" w:fill="FFD865" w:themeFill="accent4" w:themeFillTint="9A"/>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FFD865" w:sz="32" w:space="0" w:themeColor="accent4" w:themeTint="9A"/>
          <w:right w:val="single" w:color="FFFFFF" w:sz="4" w:space="0" w:themeColor="light1"/>
        </w:tcBorders>
      </w:tcPr>
    </w:tblStylePr>
    <w:tblStylePr w:type="firstRow">
      <w:rPr>
        <w:rFonts w:ascii="Arial" w:hAnsi="Arial"/>
        <w:b/>
        <w:color w:val="FFFFFF" w:themeColor="light1"/>
        <w:sz w:val="22"/>
      </w:rPr>
      <w:tcPr>
        <w:shd w:val="clear" w:color="auto" w:fill="FFD865" w:themeFill="accent4" w:themeFillTint="9A"/>
        <w:tcBorders>
          <w:top w:val="single" w:color="FFD865" w:sz="32" w:space="0" w:themeColor="accent4" w:themeTint="9A"/>
          <w:bottom w:val="single" w:color="FFFFFF" w:sz="12" w:space="0" w:themeColor="light1"/>
        </w:tcBorders>
      </w:tcPr>
    </w:tblStylePr>
    <w:tblStylePr w:type="lastCol">
      <w:tcPr>
        <w:tcBorders>
          <w:left w:val="single" w:color="FFFFFF" w:sz="4" w:space="0" w:themeColor="light1"/>
          <w:right w:val="single" w:color="FFD865" w:sz="32" w:space="0" w:themeColor="accent4" w:themeTint="9A"/>
        </w:tcBorders>
      </w:tcPr>
    </w:tblStylePr>
    <w:tblStylePr w:type="lastRow">
      <w:rPr>
        <w:rFonts w:ascii="Arial" w:hAnsi="Arial"/>
        <w:b/>
        <w:color w:val="FFFFFF" w:themeColor="light1"/>
        <w:sz w:val="22"/>
      </w:rPr>
    </w:tblStylePr>
  </w:style>
  <w:style w:type="table" w:styleId="492">
    <w:name w:val="List Table 5 Dark Accent 5"/>
    <w:basedOn w:val="421"/>
    <w:uiPriority w:val="99"/>
    <w:tblPr>
      <w:tblStyleRowBandSize w:val="1"/>
      <w:tblStyleColBandSize w:val="1"/>
      <w:tblBorders>
        <w:left w:val="single" w:color="8DA9DB" w:sz="32" w:space="0" w:themeColor="accent5" w:themeTint="9A"/>
        <w:top w:val="single" w:color="8DA9DB" w:sz="32" w:space="0" w:themeColor="accent5" w:themeTint="9A"/>
        <w:right w:val="single" w:color="8DA9DB" w:sz="32" w:space="0" w:themeColor="accent5" w:themeTint="9A"/>
        <w:bottom w:val="single" w:color="8DA9DB" w:sz="32" w:space="0" w:themeColor="accent5" w:themeTint="9A"/>
      </w:tblBorders>
      <w:shd w:val="clear" w:color="auto" w:fill="8DA9DB" w:themeFill="accent5" w:themeFillTint="9A"/>
    </w:tblPr>
    <w:tblStylePr w:type="band1Horz">
      <w:tcPr>
        <w:shd w:val="clear" w:color="auto" w:fill="8DA9DB" w:themeFill="accent5" w:themeFillTint="9A"/>
        <w:tcBorders>
          <w:top w:val="single" w:color="FFFFFF" w:sz="4" w:space="0" w:themeColor="light1"/>
          <w:bottom w:val="single" w:color="FFFFFF" w:sz="4" w:space="0" w:themeColor="light1"/>
        </w:tcBorders>
      </w:tcPr>
    </w:tblStylePr>
    <w:tblStylePr w:type="band1Vert">
      <w:tcPr>
        <w:shd w:val="clear" w:color="auto" w:fill="8DA9DB" w:themeFill="accent5" w:themeFillTint="9A"/>
        <w:tcBorders>
          <w:left w:val="single" w:color="FFFFFF" w:sz="4" w:space="0" w:themeColor="light1"/>
          <w:right w:val="single" w:color="FFFFFF" w:sz="4" w:space="0" w:themeColor="light1"/>
        </w:tcBorders>
      </w:tcPr>
    </w:tblStylePr>
    <w:tblStylePr w:type="band2Horz">
      <w:tcPr>
        <w:shd w:val="clear" w:color="auto" w:fill="8DA9DB" w:themeFill="accent5" w:themeFillTint="9A"/>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8DA9DB" w:sz="32" w:space="0" w:themeColor="accent5" w:themeTint="9A"/>
          <w:right w:val="single" w:color="FFFFFF" w:sz="4" w:space="0" w:themeColor="light1"/>
        </w:tcBorders>
      </w:tcPr>
    </w:tblStylePr>
    <w:tblStylePr w:type="firstRow">
      <w:rPr>
        <w:rFonts w:ascii="Arial" w:hAnsi="Arial"/>
        <w:b/>
        <w:color w:val="FFFFFF" w:themeColor="light1"/>
        <w:sz w:val="22"/>
      </w:rPr>
      <w:tcPr>
        <w:shd w:val="clear" w:color="auto" w:fill="8DA9DB" w:themeFill="accent5" w:themeFillTint="9A"/>
        <w:tcBorders>
          <w:top w:val="single" w:color="8DA9DB" w:sz="32" w:space="0" w:themeColor="accent5" w:themeTint="9A"/>
          <w:bottom w:val="single" w:color="FFFFFF" w:sz="12" w:space="0" w:themeColor="light1"/>
        </w:tcBorders>
      </w:tcPr>
    </w:tblStylePr>
    <w:tblStylePr w:type="lastCol">
      <w:tcPr>
        <w:tcBorders>
          <w:left w:val="single" w:color="FFFFFF" w:sz="4" w:space="0" w:themeColor="light1"/>
          <w:right w:val="single" w:color="8DA9DB" w:sz="32" w:space="0" w:themeColor="accent5" w:themeTint="9A"/>
        </w:tcBorders>
      </w:tcPr>
    </w:tblStylePr>
    <w:tblStylePr w:type="lastRow">
      <w:rPr>
        <w:rFonts w:ascii="Arial" w:hAnsi="Arial"/>
        <w:b/>
        <w:color w:val="FFFFFF" w:themeColor="light1"/>
        <w:sz w:val="22"/>
      </w:rPr>
    </w:tblStylePr>
  </w:style>
  <w:style w:type="table" w:styleId="493">
    <w:name w:val="List Table 5 Dark Accent 6"/>
    <w:basedOn w:val="421"/>
    <w:uiPriority w:val="99"/>
    <w:tblPr>
      <w:tblStyleRowBandSize w:val="1"/>
      <w:tblStyleColBandSize w:val="1"/>
      <w:tblBorders>
        <w:left w:val="single" w:color="A9D08E" w:sz="32" w:space="0" w:themeColor="accent6" w:themeTint="98"/>
        <w:top w:val="single" w:color="A9D08E" w:sz="32" w:space="0" w:themeColor="accent6" w:themeTint="98"/>
        <w:right w:val="single" w:color="A9D08E" w:sz="32" w:space="0" w:themeColor="accent6" w:themeTint="98"/>
        <w:bottom w:val="single" w:color="A9D08E" w:sz="32" w:space="0" w:themeColor="accent6" w:themeTint="98"/>
      </w:tblBorders>
      <w:shd w:val="clear" w:color="auto" w:fill="A9D08E" w:themeFill="accent6" w:themeFillTint="98"/>
    </w:tblPr>
    <w:tblStylePr w:type="band1Horz">
      <w:tcPr>
        <w:shd w:val="clear" w:color="auto" w:fill="A9D08E" w:themeFill="accent6" w:themeFillTint="98"/>
        <w:tcBorders>
          <w:top w:val="single" w:color="FFFFFF" w:sz="4" w:space="0" w:themeColor="light1"/>
          <w:bottom w:val="single" w:color="FFFFFF" w:sz="4" w:space="0" w:themeColor="light1"/>
        </w:tcBorders>
      </w:tcPr>
    </w:tblStylePr>
    <w:tblStylePr w:type="band1Vert">
      <w:tcPr>
        <w:shd w:val="clear" w:color="auto" w:fill="A9D08E" w:themeFill="accent6" w:themeFillTint="98"/>
        <w:tcBorders>
          <w:left w:val="single" w:color="FFFFFF" w:sz="4" w:space="0" w:themeColor="light1"/>
          <w:right w:val="single" w:color="FFFFFF" w:sz="4" w:space="0" w:themeColor="light1"/>
        </w:tcBorders>
      </w:tcPr>
    </w:tblStylePr>
    <w:tblStylePr w:type="band2Horz">
      <w:tcPr>
        <w:shd w:val="clear" w:color="auto" w:fill="A9D08E" w:themeFill="accent6" w:themeFillTint="98"/>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A9D08E" w:sz="32" w:space="0" w:themeColor="accent6" w:themeTint="98"/>
          <w:right w:val="single" w:color="FFFFFF" w:sz="4" w:space="0" w:themeColor="light1"/>
        </w:tcBorders>
      </w:tcPr>
    </w:tblStylePr>
    <w:tblStylePr w:type="firstRow">
      <w:rPr>
        <w:rFonts w:ascii="Arial" w:hAnsi="Arial"/>
        <w:b/>
        <w:color w:val="FFFFFF" w:themeColor="light1"/>
        <w:sz w:val="22"/>
      </w:rPr>
      <w:tcPr>
        <w:shd w:val="clear" w:color="auto" w:fill="A9D08E" w:themeFill="accent6" w:themeFillTint="98"/>
        <w:tcBorders>
          <w:top w:val="single" w:color="A9D08E" w:sz="32" w:space="0" w:themeColor="accent6" w:themeTint="98"/>
          <w:bottom w:val="single" w:color="FFFFFF" w:sz="12" w:space="0" w:themeColor="light1"/>
        </w:tcBorders>
      </w:tcPr>
    </w:tblStylePr>
    <w:tblStylePr w:type="lastCol">
      <w:tcPr>
        <w:tcBorders>
          <w:left w:val="single" w:color="FFFFFF" w:sz="4" w:space="0" w:themeColor="light1"/>
          <w:right w:val="single" w:color="A9D08E" w:sz="32" w:space="0" w:themeColor="accent6" w:themeTint="98"/>
        </w:tcBorders>
      </w:tcPr>
    </w:tblStylePr>
    <w:tblStylePr w:type="lastRow">
      <w:rPr>
        <w:rFonts w:ascii="Arial" w:hAnsi="Arial"/>
        <w:b/>
        <w:color w:val="FFFFFF" w:themeColor="light1"/>
        <w:sz w:val="22"/>
      </w:rPr>
    </w:tblStylePr>
  </w:style>
  <w:style w:type="table" w:styleId="494">
    <w:name w:val="List Table 6 Colorful Accent 1"/>
    <w:basedOn w:val="421"/>
    <w:uiPriority w:val="99"/>
    <w:tblPr>
      <w:tblStyleRowBandSize w:val="1"/>
      <w:tblStyleColBandSize w:val="1"/>
      <w:tblBorders>
        <w:top w:val="single" w:color="5B9BD5" w:sz="4" w:space="0" w:themeColor="accent1"/>
        <w:bottom w:val="single" w:color="5B9BD5" w:sz="4" w:space="0" w:themeColor="accent1"/>
      </w:tblBorders>
    </w:tblPr>
    <w:tblStylePr w:type="band1Horz">
      <w:rPr>
        <w:rFonts w:ascii="Arial" w:hAnsi="Arial"/>
        <w:color w:val="245A8D" w:themeColor="accent1" w:themeShade="95"/>
        <w:sz w:val="22"/>
      </w:rPr>
      <w:tcPr>
        <w:shd w:val="clear" w:color="auto" w:fill="D5E5F4" w:themeFill="accent1" w:themeFillTint="40"/>
      </w:tcPr>
    </w:tblStylePr>
    <w:tblStylePr w:type="band1Vert">
      <w:tcPr>
        <w:shd w:val="clear" w:color="auto" w:fill="D5E5F4" w:themeFill="accent1" w:themeFillTint="40"/>
      </w:tcPr>
    </w:tblStylePr>
    <w:tblStylePr w:type="band2Horz">
      <w:rPr>
        <w:rFonts w:ascii="Arial" w:hAnsi="Arial"/>
        <w:color w:val="245A8D" w:themeColor="accent1" w:themeShade="95"/>
        <w:sz w:val="22"/>
      </w:rPr>
    </w:tblStylePr>
    <w:tblStylePr w:type="firstCol">
      <w:rPr>
        <w:b/>
        <w:color w:val="245A8D" w:themeColor="accent1" w:themeShade="95"/>
      </w:rPr>
    </w:tblStylePr>
    <w:tblStylePr w:type="firstRow">
      <w:rPr>
        <w:b/>
        <w:color w:val="245A8D" w:themeColor="accent1" w:themeShade="95"/>
      </w:rPr>
      <w:tcPr>
        <w:tcBorders>
          <w:bottom w:val="single" w:color="5B9BD5" w:sz="4" w:space="0" w:themeColor="accent1"/>
        </w:tcBorders>
      </w:tcPr>
    </w:tblStylePr>
    <w:tblStylePr w:type="lastCol">
      <w:rPr>
        <w:b/>
        <w:color w:val="245A8D" w:themeColor="accent1" w:themeShade="95"/>
      </w:rPr>
    </w:tblStylePr>
    <w:tblStylePr w:type="lastRow">
      <w:rPr>
        <w:b/>
        <w:color w:val="245A8D" w:themeColor="accent1" w:themeShade="95"/>
      </w:rPr>
      <w:tcPr>
        <w:tcBorders>
          <w:top w:val="single" w:color="5B9BD5" w:sz="4" w:space="0" w:themeColor="accent1"/>
        </w:tcBorders>
      </w:tcPr>
    </w:tblStylePr>
  </w:style>
  <w:style w:type="table" w:styleId="495">
    <w:name w:val="List Table 6 Colorful Accent 2"/>
    <w:basedOn w:val="421"/>
    <w:uiPriority w:val="99"/>
    <w:tblPr>
      <w:tblStyleRowBandSize w:val="1"/>
      <w:tblStyleColBandSize w:val="1"/>
      <w:tblBorders>
        <w:top w:val="single" w:color="F4B184" w:sz="4" w:space="0" w:themeColor="accent2" w:themeTint="97"/>
        <w:bottom w:val="single" w:color="F4B184" w:sz="4" w:space="0" w:themeColor="accent2" w:themeTint="97"/>
      </w:tblBorders>
    </w:tblPr>
    <w:tblStylePr w:type="band1Horz">
      <w:rPr>
        <w:rFonts w:ascii="Arial" w:hAnsi="Arial"/>
        <w:color w:val="F4B184" w:themeColor="accent2" w:themeTint="97" w:themeShade="95"/>
        <w:sz w:val="22"/>
      </w:rPr>
      <w:tcPr>
        <w:shd w:val="clear" w:color="auto" w:fill="FADECB" w:themeFill="accent2" w:themeFillTint="40"/>
      </w:tcPr>
    </w:tblStylePr>
    <w:tblStylePr w:type="band1Vert">
      <w:tcPr>
        <w:shd w:val="clear" w:color="auto" w:fill="FADECB" w:themeFill="accent2" w:themeFillTint="40"/>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sz="4" w:space="0" w:themeColor="accent2" w:themeTint="97"/>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sz="4" w:space="0" w:themeColor="accent2" w:themeTint="97"/>
        </w:tcBorders>
      </w:tcPr>
    </w:tblStylePr>
  </w:style>
  <w:style w:type="table" w:styleId="496">
    <w:name w:val="List Table 6 Colorful Accent 3"/>
    <w:basedOn w:val="421"/>
    <w:uiPriority w:val="99"/>
    <w:tblPr>
      <w:tblStyleRowBandSize w:val="1"/>
      <w:tblStyleColBandSize w:val="1"/>
      <w:tblBorders>
        <w:top w:val="single" w:color="C9C9C9" w:sz="4" w:space="0" w:themeColor="accent3" w:themeTint="98"/>
        <w:bottom w:val="single" w:color="C9C9C9" w:sz="4" w:space="0" w:themeColor="accent3" w:themeTint="98"/>
      </w:tblBorders>
    </w:tblPr>
    <w:tblStylePr w:type="band1Horz">
      <w:rPr>
        <w:rFonts w:ascii="Arial" w:hAnsi="Arial"/>
        <w:color w:val="C9C9C9" w:themeColor="accent3" w:themeTint="98" w:themeShade="95"/>
        <w:sz w:val="22"/>
      </w:rPr>
      <w:tcPr>
        <w:shd w:val="clear" w:color="auto" w:fill="E8E8E8" w:themeFill="accent3" w:themeFillTint="40"/>
      </w:tcPr>
    </w:tblStylePr>
    <w:tblStylePr w:type="band1Vert">
      <w:tcPr>
        <w:shd w:val="clear" w:color="auto" w:fill="E8E8E8" w:themeFill="accent3" w:themeFillTint="40"/>
      </w:tcPr>
    </w:tblStylePr>
    <w:tblStylePr w:type="band2Horz">
      <w:rPr>
        <w:rFonts w:ascii="Arial" w:hAnsi="Arial"/>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sz="4" w:space="0" w:themeColor="accent3" w:themeTint="98"/>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sz="4" w:space="0" w:themeColor="accent3" w:themeTint="98"/>
        </w:tcBorders>
      </w:tcPr>
    </w:tblStylePr>
  </w:style>
  <w:style w:type="table" w:styleId="497">
    <w:name w:val="List Table 6 Colorful Accent 4"/>
    <w:basedOn w:val="421"/>
    <w:uiPriority w:val="99"/>
    <w:tblPr>
      <w:tblStyleRowBandSize w:val="1"/>
      <w:tblStyleColBandSize w:val="1"/>
      <w:tblBorders>
        <w:top w:val="single" w:color="FFD865" w:sz="4" w:space="0" w:themeColor="accent4" w:themeTint="9A"/>
        <w:bottom w:val="single" w:color="FFD865" w:sz="4" w:space="0" w:themeColor="accent4" w:themeTint="9A"/>
      </w:tblBorders>
    </w:tblPr>
    <w:tblStylePr w:type="band1Horz">
      <w:rPr>
        <w:rFonts w:ascii="Arial" w:hAnsi="Arial"/>
        <w:color w:val="FFD865" w:themeColor="accent4" w:themeTint="9A" w:themeShade="95"/>
        <w:sz w:val="22"/>
      </w:rPr>
      <w:tcPr>
        <w:shd w:val="clear" w:color="auto" w:fill="FFEFBF" w:themeFill="accent4" w:themeFillTint="40"/>
      </w:tcPr>
    </w:tblStylePr>
    <w:tblStylePr w:type="band1Vert">
      <w:tcPr>
        <w:shd w:val="clear" w:color="auto" w:fill="FFEFBF" w:themeFill="accent4" w:themeFillTint="40"/>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sz="4" w:space="0" w:themeColor="accent4" w:themeTint="9A"/>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sz="4" w:space="0" w:themeColor="accent4" w:themeTint="9A"/>
        </w:tcBorders>
      </w:tcPr>
    </w:tblStylePr>
  </w:style>
  <w:style w:type="table" w:styleId="498">
    <w:name w:val="List Table 6 Colorful Accent 5"/>
    <w:basedOn w:val="421"/>
    <w:uiPriority w:val="99"/>
    <w:tblPr>
      <w:tblStyleRowBandSize w:val="1"/>
      <w:tblStyleColBandSize w:val="1"/>
      <w:tblBorders>
        <w:top w:val="single" w:color="8DA9DB" w:sz="4" w:space="0" w:themeColor="accent5" w:themeTint="9A"/>
        <w:bottom w:val="single" w:color="8DA9DB" w:sz="4" w:space="0" w:themeColor="accent5" w:themeTint="9A"/>
      </w:tblBorders>
    </w:tblPr>
    <w:tblStylePr w:type="band1Horz">
      <w:rPr>
        <w:rFonts w:ascii="Arial" w:hAnsi="Arial"/>
        <w:color w:val="8DA9DB" w:themeColor="accent5" w:themeTint="9A" w:themeShade="95"/>
        <w:sz w:val="22"/>
      </w:rPr>
      <w:tcPr>
        <w:shd w:val="clear" w:color="auto" w:fill="CFDBF0" w:themeFill="accent5" w:themeFillTint="40"/>
      </w:tcPr>
    </w:tblStylePr>
    <w:tblStylePr w:type="band1Vert">
      <w:tcPr>
        <w:shd w:val="clear" w:color="auto" w:fill="CFDBF0" w:themeFill="accent5" w:themeFillTint="40"/>
      </w:tcPr>
    </w:tblStylePr>
    <w:tblStylePr w:type="band2Horz">
      <w:rPr>
        <w:rFonts w:ascii="Arial" w:hAnsi="Arial"/>
        <w:color w:val="8DA9DB" w:themeColor="accent5" w:themeTint="9A" w:themeShade="95"/>
        <w:sz w:val="22"/>
      </w:rPr>
    </w:tblStylePr>
    <w:tblStylePr w:type="firstCol">
      <w:rPr>
        <w:b/>
        <w:color w:val="8DA9DB" w:themeColor="accent5" w:themeTint="9A" w:themeShade="95"/>
      </w:rPr>
    </w:tblStylePr>
    <w:tblStylePr w:type="firstRow">
      <w:rPr>
        <w:b/>
        <w:color w:val="8DA9DB" w:themeColor="accent5" w:themeTint="9A" w:themeShade="95"/>
      </w:rPr>
      <w:tcPr>
        <w:tcBorders>
          <w:bottom w:val="single" w:color="8DA9DB" w:sz="4" w:space="0" w:themeColor="accent5" w:themeTint="9A"/>
        </w:tcBorders>
      </w:tcPr>
    </w:tblStylePr>
    <w:tblStylePr w:type="lastCol">
      <w:rPr>
        <w:b/>
        <w:color w:val="8DA9DB" w:themeColor="accent5" w:themeTint="9A" w:themeShade="95"/>
      </w:rPr>
    </w:tblStylePr>
    <w:tblStylePr w:type="lastRow">
      <w:rPr>
        <w:b/>
        <w:color w:val="8DA9DB" w:themeColor="accent5" w:themeTint="9A" w:themeShade="95"/>
      </w:rPr>
      <w:tcPr>
        <w:tcBorders>
          <w:top w:val="single" w:color="8DA9DB" w:sz="4" w:space="0" w:themeColor="accent5" w:themeTint="9A"/>
        </w:tcBorders>
      </w:tcPr>
    </w:tblStylePr>
  </w:style>
  <w:style w:type="table" w:styleId="499">
    <w:name w:val="List Table 6 Colorful Accent 6"/>
    <w:basedOn w:val="421"/>
    <w:uiPriority w:val="99"/>
    <w:tblPr>
      <w:tblStyleRowBandSize w:val="1"/>
      <w:tblStyleColBandSize w:val="1"/>
      <w:tblBorders>
        <w:top w:val="single" w:color="A9D08E" w:sz="4" w:space="0" w:themeColor="accent6" w:themeTint="98"/>
        <w:bottom w:val="single" w:color="A9D08E" w:sz="4" w:space="0" w:themeColor="accent6" w:themeTint="98"/>
      </w:tblBorders>
    </w:tblPr>
    <w:tblStylePr w:type="band1Horz">
      <w:rPr>
        <w:rFonts w:ascii="Arial" w:hAnsi="Arial"/>
        <w:color w:val="A9D08E" w:themeColor="accent6" w:themeTint="98" w:themeShade="95"/>
        <w:sz w:val="22"/>
      </w:rPr>
      <w:tcPr>
        <w:shd w:val="clear" w:color="auto" w:fill="DAEBCF" w:themeFill="accent6" w:themeFillTint="40"/>
      </w:tcPr>
    </w:tblStylePr>
    <w:tblStylePr w:type="band1Vert">
      <w:tcPr>
        <w:shd w:val="clear" w:color="auto" w:fill="DAEBCF" w:themeFill="accent6" w:themeFillTint="40"/>
      </w:tcPr>
    </w:tblStylePr>
    <w:tblStylePr w:type="band2Horz">
      <w:rPr>
        <w:rFonts w:ascii="Arial" w:hAnsi="Arial"/>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sz="4" w:space="0" w:themeColor="accent6" w:themeTint="98"/>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sz="4" w:space="0" w:themeColor="accent6" w:themeTint="98"/>
        </w:tcBorders>
      </w:tcPr>
    </w:tblStylePr>
  </w:style>
  <w:style w:type="table" w:styleId="500">
    <w:name w:val="List Table 7 Colorful Accent 1"/>
    <w:basedOn w:val="421"/>
    <w:uiPriority w:val="99"/>
    <w:tblPr>
      <w:tblStyleRowBandSize w:val="1"/>
      <w:tblStyleColBandSize w:val="1"/>
      <w:tblBorders>
        <w:right w:val="single" w:color="5B9BD5" w:sz="4" w:space="0" w:themeColor="accent1"/>
      </w:tblBorders>
    </w:tblPr>
    <w:tblStylePr w:type="band1Horz">
      <w:rPr>
        <w:rFonts w:ascii="Arial" w:hAnsi="Arial"/>
        <w:color w:val="245A8D" w:themeColor="accent1" w:themeShade="95"/>
        <w:sz w:val="22"/>
      </w:rPr>
      <w:tcPr>
        <w:shd w:val="clear" w:color="auto" w:fill="D5E5F4" w:themeFill="accent1" w:themeFillTint="40"/>
      </w:tcPr>
    </w:tblStylePr>
    <w:tblStylePr w:type="band1Vert">
      <w:tcPr>
        <w:shd w:val="clear" w:color="auto" w:fill="D5E5F4" w:themeFill="accent1" w:themeFillTint="40"/>
      </w:tcPr>
    </w:tblStylePr>
    <w:tblStylePr w:type="band2Horz">
      <w:rPr>
        <w:rFonts w:ascii="Arial" w:hAnsi="Arial"/>
        <w:color w:val="245A8D" w:themeColor="accent1" w:themeShade="95"/>
        <w:sz w:val="22"/>
      </w:rPr>
    </w:tblStylePr>
    <w:tblStylePr w:type="firstCol">
      <w:rPr>
        <w:rFonts w:ascii="Arial" w:hAnsi="Arial"/>
        <w:i/>
        <w:color w:val="245A8D" w:themeColor="accent1" w:themeShade="95"/>
        <w:sz w:val="22"/>
      </w:rPr>
      <w:pPr>
        <w:jc w:val="right"/>
      </w:pPr>
      <w:tcPr>
        <w:shd w:val="clear" w:color="auto" w:fill="FFFFFF"/>
        <w:tcBorders>
          <w:left w:val="none" w:sz="0" w:space="0" w:color="auto"/>
          <w:top w:val="none" w:sz="0" w:space="0" w:color="auto"/>
          <w:right w:val="single" w:color="5B9BD5" w:sz="4" w:space="0" w:themeColor="accent1"/>
          <w:bottom w:val="none" w:sz="0" w:space="0" w:color="auto"/>
        </w:tcBorders>
      </w:tcPr>
    </w:tblStylePr>
    <w:tblStylePr w:type="firstRow">
      <w:rPr>
        <w:rFonts w:ascii="Arial" w:hAnsi="Arial"/>
        <w:i/>
        <w:color w:val="245A8D" w:themeColor="accent1" w:themeShade="95"/>
        <w:sz w:val="22"/>
      </w:rPr>
      <w:tcPr>
        <w:shd w:val="clear" w:color="auto" w:fill="FFFFFF" w:themeFill="light1"/>
        <w:tcBorders>
          <w:left w:val="none" w:sz="0" w:space="0" w:color="auto"/>
          <w:top w:val="none" w:sz="0" w:space="0" w:color="auto"/>
          <w:right w:val="none" w:sz="0" w:space="0" w:color="auto"/>
          <w:bottom w:val="single" w:color="5B9BD5" w:sz="4" w:space="0" w:themeColor="accent1"/>
        </w:tcBorders>
      </w:tcPr>
    </w:tblStylePr>
    <w:tblStylePr w:type="lastCol">
      <w:rPr>
        <w:rFonts w:ascii="Arial" w:hAnsi="Arial"/>
        <w:i/>
        <w:color w:val="245A8D" w:themeColor="accent1" w:themeShade="95"/>
        <w:sz w:val="22"/>
      </w:rPr>
      <w:tcPr>
        <w:shd w:val="clear" w:color="auto" w:fill="FFFFFF"/>
        <w:tcBorders>
          <w:left w:val="single" w:color="5B9BD5" w:sz="4" w:space="0" w:themeColor="accent1"/>
          <w:top w:val="none" w:sz="0" w:space="0" w:color="auto"/>
          <w:right w:val="none" w:sz="0" w:space="0" w:color="auto"/>
          <w:bottom w:val="none" w:sz="0" w:space="0" w:color="auto"/>
        </w:tcBorders>
      </w:tcPr>
    </w:tblStylePr>
    <w:tblStylePr w:type="lastRow">
      <w:rPr>
        <w:rFonts w:ascii="Arial" w:hAnsi="Arial"/>
        <w:i/>
        <w:color w:val="245A8D" w:themeColor="accent1" w:themeShade="95"/>
        <w:sz w:val="22"/>
      </w:rPr>
      <w:tcPr>
        <w:shd w:val="clear" w:color="auto" w:fill="FFFFFF" w:themeFill="light1"/>
        <w:tcBorders>
          <w:left w:val="none" w:sz="0" w:space="0" w:color="auto"/>
          <w:top w:val="single" w:color="5B9BD5" w:sz="4" w:space="0" w:themeColor="accent1"/>
          <w:right w:val="none" w:sz="0" w:space="0" w:color="auto"/>
          <w:bottom w:val="none" w:sz="0" w:space="0" w:color="auto"/>
        </w:tcBorders>
      </w:tcPr>
    </w:tblStylePr>
  </w:style>
  <w:style w:type="table" w:styleId="501">
    <w:name w:val="List Table 7 Colorful Accent 2"/>
    <w:basedOn w:val="421"/>
    <w:uiPriority w:val="99"/>
    <w:tblPr>
      <w:tblStyleRowBandSize w:val="1"/>
      <w:tblStyleColBandSize w:val="1"/>
      <w:tblBorders>
        <w:right w:val="single" w:color="F4B184" w:sz="4" w:space="0" w:themeColor="accent2" w:themeTint="97"/>
      </w:tblBorders>
    </w:tblPr>
    <w:tblStylePr w:type="band1Horz">
      <w:rPr>
        <w:rFonts w:ascii="Arial" w:hAnsi="Arial"/>
        <w:color w:val="F4B184" w:themeColor="accent2" w:themeTint="97" w:themeShade="95"/>
        <w:sz w:val="22"/>
      </w:rPr>
      <w:tcPr>
        <w:shd w:val="clear" w:color="auto" w:fill="FADECB" w:themeFill="accent2" w:themeFillTint="40"/>
      </w:tcPr>
    </w:tblStylePr>
    <w:tblStylePr w:type="band1Vert">
      <w:tcPr>
        <w:shd w:val="clear" w:color="auto" w:fill="FADECB" w:themeFill="accent2" w:themeFillTint="40"/>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auto" w:fill="FFFFFF"/>
        <w:tcBorders>
          <w:left w:val="none" w:sz="0" w:space="0" w:color="auto"/>
          <w:top w:val="none" w:sz="0" w:space="0" w:color="auto"/>
          <w:right w:val="single" w:color="F4B184" w:sz="4" w:space="0" w:themeColor="accent2" w:themeTint="97"/>
          <w:bottom w:val="none" w:sz="0" w:space="0" w:color="auto"/>
        </w:tcBorders>
      </w:tcPr>
    </w:tblStylePr>
    <w:tblStylePr w:type="firstRow">
      <w:rPr>
        <w:rFonts w:ascii="Arial" w:hAnsi="Arial"/>
        <w:i/>
        <w:color w:val="F4B184" w:themeColor="accent2" w:themeTint="97" w:themeShade="95"/>
        <w:sz w:val="22"/>
      </w:rPr>
      <w:tcPr>
        <w:shd w:val="clear" w:color="auto" w:fill="FFFFFF" w:themeFill="light1"/>
        <w:tcBorders>
          <w:left w:val="none" w:sz="0" w:space="0" w:color="auto"/>
          <w:top w:val="none" w:sz="0" w:space="0" w:color="auto"/>
          <w:right w:val="none" w:sz="0" w:space="0" w:color="auto"/>
          <w:bottom w:val="single" w:color="F4B184" w:sz="4" w:space="0" w:themeColor="accent2" w:themeTint="97"/>
        </w:tcBorders>
      </w:tcPr>
    </w:tblStylePr>
    <w:tblStylePr w:type="lastCol">
      <w:rPr>
        <w:rFonts w:ascii="Arial" w:hAnsi="Arial"/>
        <w:i/>
        <w:color w:val="F4B184" w:themeColor="accent2" w:themeTint="97" w:themeShade="95"/>
        <w:sz w:val="22"/>
      </w:rPr>
      <w:tcPr>
        <w:shd w:val="clear" w:color="auto" w:fill="FFFFFF"/>
        <w:tcBorders>
          <w:left w:val="single" w:color="F4B184" w:sz="4" w:space="0" w:themeColor="accent2" w:themeTint="97"/>
          <w:top w:val="none" w:sz="0" w:space="0" w:color="auto"/>
          <w:right w:val="none" w:sz="0" w:space="0" w:color="auto"/>
          <w:bottom w:val="none" w:sz="0" w:space="0" w:color="auto"/>
        </w:tcBorders>
      </w:tcPr>
    </w:tblStylePr>
    <w:tblStylePr w:type="lastRow">
      <w:rPr>
        <w:rFonts w:ascii="Arial" w:hAnsi="Arial"/>
        <w:i/>
        <w:color w:val="F4B184" w:themeColor="accent2" w:themeTint="97" w:themeShade="95"/>
        <w:sz w:val="22"/>
      </w:rPr>
      <w:tcPr>
        <w:shd w:val="clear" w:color="auto" w:fill="FFFFFF" w:themeFill="light1"/>
        <w:tcBorders>
          <w:left w:val="none" w:sz="0" w:space="0" w:color="auto"/>
          <w:top w:val="single" w:color="F4B184" w:sz="4" w:space="0" w:themeColor="accent2" w:themeTint="97"/>
          <w:right w:val="none" w:sz="0" w:space="0" w:color="auto"/>
          <w:bottom w:val="none" w:sz="0" w:space="0" w:color="auto"/>
        </w:tcBorders>
      </w:tcPr>
    </w:tblStylePr>
  </w:style>
  <w:style w:type="table" w:styleId="502">
    <w:name w:val="List Table 7 Colorful Accent 3"/>
    <w:basedOn w:val="421"/>
    <w:uiPriority w:val="99"/>
    <w:tblPr>
      <w:tblStyleRowBandSize w:val="1"/>
      <w:tblStyleColBandSize w:val="1"/>
      <w:tblBorders>
        <w:right w:val="single" w:color="C9C9C9" w:sz="4" w:space="0" w:themeColor="accent3" w:themeTint="98"/>
      </w:tblBorders>
    </w:tblPr>
    <w:tblStylePr w:type="band1Horz">
      <w:rPr>
        <w:rFonts w:ascii="Arial" w:hAnsi="Arial"/>
        <w:color w:val="C9C9C9" w:themeColor="accent3" w:themeTint="98" w:themeShade="95"/>
        <w:sz w:val="22"/>
      </w:rPr>
      <w:tcPr>
        <w:shd w:val="clear" w:color="auto" w:fill="E8E8E8" w:themeFill="accent3" w:themeFillTint="40"/>
      </w:tcPr>
    </w:tblStylePr>
    <w:tblStylePr w:type="band1Vert">
      <w:tcPr>
        <w:shd w:val="clear" w:color="auto" w:fill="E8E8E8" w:themeFill="accent3" w:themeFillTint="40"/>
      </w:tcPr>
    </w:tblStylePr>
    <w:tblStylePr w:type="band2Horz">
      <w:rPr>
        <w:rFonts w:ascii="Arial" w:hAnsi="Arial"/>
        <w:color w:val="C9C9C9" w:themeColor="accent3" w:themeTint="98" w:themeShade="95"/>
        <w:sz w:val="22"/>
      </w:rPr>
    </w:tblStylePr>
    <w:tblStylePr w:type="firstCol">
      <w:rPr>
        <w:rFonts w:ascii="Arial" w:hAnsi="Arial"/>
        <w:i/>
        <w:color w:val="C9C9C9" w:themeColor="accent3" w:themeTint="98" w:themeShade="95"/>
        <w:sz w:val="22"/>
      </w:rPr>
      <w:pPr>
        <w:jc w:val="right"/>
      </w:pPr>
      <w:tcPr>
        <w:shd w:val="clear" w:color="auto" w:fill="FFFFFF"/>
        <w:tcBorders>
          <w:left w:val="none" w:sz="0" w:space="0" w:color="auto"/>
          <w:top w:val="none" w:sz="0" w:space="0" w:color="auto"/>
          <w:right w:val="single" w:color="C9C9C9" w:sz="4" w:space="0" w:themeColor="accent3" w:themeTint="98"/>
          <w:bottom w:val="none" w:sz="0" w:space="0" w:color="auto"/>
        </w:tcBorders>
      </w:tcPr>
    </w:tblStylePr>
    <w:tblStylePr w:type="firstRow">
      <w:rPr>
        <w:rFonts w:ascii="Arial" w:hAnsi="Arial"/>
        <w:i/>
        <w:color w:val="C9C9C9" w:themeColor="accent3" w:themeTint="98" w:themeShade="95"/>
        <w:sz w:val="22"/>
      </w:rPr>
      <w:tcPr>
        <w:shd w:val="clear" w:color="auto" w:fill="FFFFFF" w:themeFill="light1"/>
        <w:tcBorders>
          <w:left w:val="none" w:sz="0" w:space="0" w:color="auto"/>
          <w:top w:val="none" w:sz="0" w:space="0" w:color="auto"/>
          <w:right w:val="none" w:sz="0" w:space="0" w:color="auto"/>
          <w:bottom w:val="single" w:color="C9C9C9" w:sz="4" w:space="0" w:themeColor="accent3" w:themeTint="98"/>
        </w:tcBorders>
      </w:tcPr>
    </w:tblStylePr>
    <w:tblStylePr w:type="lastCol">
      <w:rPr>
        <w:rFonts w:ascii="Arial" w:hAnsi="Arial"/>
        <w:i/>
        <w:color w:val="C9C9C9" w:themeColor="accent3" w:themeTint="98" w:themeShade="95"/>
        <w:sz w:val="22"/>
      </w:rPr>
      <w:tcPr>
        <w:shd w:val="clear" w:color="auto" w:fill="FFFFFF"/>
        <w:tcBorders>
          <w:left w:val="single" w:color="C9C9C9" w:sz="4" w:space="0" w:themeColor="accent3" w:themeTint="98"/>
          <w:top w:val="none" w:sz="0" w:space="0" w:color="auto"/>
          <w:right w:val="none" w:sz="0" w:space="0" w:color="auto"/>
          <w:bottom w:val="none" w:sz="0" w:space="0" w:color="auto"/>
        </w:tcBorders>
      </w:tcPr>
    </w:tblStylePr>
    <w:tblStylePr w:type="lastRow">
      <w:rPr>
        <w:rFonts w:ascii="Arial" w:hAnsi="Arial"/>
        <w:i/>
        <w:color w:val="C9C9C9" w:themeColor="accent3" w:themeTint="98" w:themeShade="95"/>
        <w:sz w:val="22"/>
      </w:rPr>
      <w:tcPr>
        <w:shd w:val="clear" w:color="auto" w:fill="FFFFFF" w:themeFill="light1"/>
        <w:tcBorders>
          <w:left w:val="none" w:sz="0" w:space="0" w:color="auto"/>
          <w:top w:val="single" w:color="C9C9C9" w:sz="4" w:space="0" w:themeColor="accent3" w:themeTint="98"/>
          <w:right w:val="none" w:sz="0" w:space="0" w:color="auto"/>
          <w:bottom w:val="none" w:sz="0" w:space="0" w:color="auto"/>
        </w:tcBorders>
      </w:tcPr>
    </w:tblStylePr>
  </w:style>
  <w:style w:type="table" w:styleId="503">
    <w:name w:val="List Table 7 Colorful Accent 4"/>
    <w:basedOn w:val="421"/>
    <w:uiPriority w:val="99"/>
    <w:tblPr>
      <w:tblStyleRowBandSize w:val="1"/>
      <w:tblStyleColBandSize w:val="1"/>
      <w:tblBorders>
        <w:right w:val="single" w:color="FFD865" w:sz="4" w:space="0" w:themeColor="accent4" w:themeTint="9A"/>
      </w:tblBorders>
    </w:tblPr>
    <w:tblStylePr w:type="band1Horz">
      <w:rPr>
        <w:rFonts w:ascii="Arial" w:hAnsi="Arial"/>
        <w:color w:val="FFD865" w:themeColor="accent4" w:themeTint="9A" w:themeShade="95"/>
        <w:sz w:val="22"/>
      </w:rPr>
      <w:tcPr>
        <w:shd w:val="clear" w:color="auto" w:fill="FFEFBF" w:themeFill="accent4" w:themeFillTint="40"/>
      </w:tcPr>
    </w:tblStylePr>
    <w:tblStylePr w:type="band1Vert">
      <w:tcPr>
        <w:shd w:val="clear" w:color="auto" w:fill="FFEFBF" w:themeFill="accent4" w:themeFillTint="40"/>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auto" w:fill="FFFFFF"/>
        <w:tcBorders>
          <w:left w:val="none" w:sz="0" w:space="0" w:color="auto"/>
          <w:top w:val="none" w:sz="0" w:space="0" w:color="auto"/>
          <w:right w:val="single" w:color="FFD865" w:sz="4" w:space="0" w:themeColor="accent4" w:themeTint="9A"/>
          <w:bottom w:val="none" w:sz="0" w:space="0" w:color="auto"/>
        </w:tcBorders>
      </w:tcPr>
    </w:tblStylePr>
    <w:tblStylePr w:type="firstRow">
      <w:rPr>
        <w:rFonts w:ascii="Arial" w:hAnsi="Arial"/>
        <w:i/>
        <w:color w:val="FFD865" w:themeColor="accent4" w:themeTint="9A" w:themeShade="95"/>
        <w:sz w:val="22"/>
      </w:rPr>
      <w:tcPr>
        <w:shd w:val="clear" w:color="auto" w:fill="FFFFFF" w:themeFill="light1"/>
        <w:tcBorders>
          <w:left w:val="none" w:sz="0" w:space="0" w:color="auto"/>
          <w:top w:val="none" w:sz="0" w:space="0" w:color="auto"/>
          <w:right w:val="none" w:sz="0" w:space="0" w:color="auto"/>
          <w:bottom w:val="single" w:color="FFD865" w:sz="4" w:space="0" w:themeColor="accent4" w:themeTint="9A"/>
        </w:tcBorders>
      </w:tcPr>
    </w:tblStylePr>
    <w:tblStylePr w:type="lastCol">
      <w:rPr>
        <w:rFonts w:ascii="Arial" w:hAnsi="Arial"/>
        <w:i/>
        <w:color w:val="FFD865" w:themeColor="accent4" w:themeTint="9A" w:themeShade="95"/>
        <w:sz w:val="22"/>
      </w:rPr>
      <w:tcPr>
        <w:shd w:val="clear" w:color="auto" w:fill="FFFFFF"/>
        <w:tcBorders>
          <w:left w:val="single" w:color="FFD865" w:sz="4" w:space="0" w:themeColor="accent4" w:themeTint="9A"/>
          <w:top w:val="none" w:sz="0" w:space="0" w:color="auto"/>
          <w:right w:val="none" w:sz="0" w:space="0" w:color="auto"/>
          <w:bottom w:val="none" w:sz="0" w:space="0" w:color="auto"/>
        </w:tcBorders>
      </w:tcPr>
    </w:tblStylePr>
    <w:tblStylePr w:type="lastRow">
      <w:rPr>
        <w:rFonts w:ascii="Arial" w:hAnsi="Arial"/>
        <w:i/>
        <w:color w:val="FFD865" w:themeColor="accent4" w:themeTint="9A" w:themeShade="95"/>
        <w:sz w:val="22"/>
      </w:rPr>
      <w:tcPr>
        <w:shd w:val="clear" w:color="auto" w:fill="FFFFFF" w:themeFill="light1"/>
        <w:tcBorders>
          <w:left w:val="none" w:sz="0" w:space="0" w:color="auto"/>
          <w:top w:val="single" w:color="FFD865" w:sz="4" w:space="0" w:themeColor="accent4" w:themeTint="9A"/>
          <w:right w:val="none" w:sz="0" w:space="0" w:color="auto"/>
          <w:bottom w:val="none" w:sz="0" w:space="0" w:color="auto"/>
        </w:tcBorders>
      </w:tcPr>
    </w:tblStylePr>
  </w:style>
  <w:style w:type="table" w:styleId="504">
    <w:name w:val="List Table 7 Colorful Accent 5"/>
    <w:basedOn w:val="421"/>
    <w:uiPriority w:val="99"/>
    <w:tblPr>
      <w:tblStyleRowBandSize w:val="1"/>
      <w:tblStyleColBandSize w:val="1"/>
      <w:tblBorders>
        <w:right w:val="single" w:color="8DA9DB" w:sz="4" w:space="0" w:themeColor="accent5" w:themeTint="9A"/>
      </w:tblBorders>
    </w:tblPr>
    <w:tblStylePr w:type="band1Horz">
      <w:rPr>
        <w:rFonts w:ascii="Arial" w:hAnsi="Arial"/>
        <w:color w:val="8DA9DB" w:themeColor="accent5" w:themeTint="9A" w:themeShade="95"/>
        <w:sz w:val="22"/>
      </w:rPr>
      <w:tcPr>
        <w:shd w:val="clear" w:color="auto" w:fill="CFDBF0" w:themeFill="accent5" w:themeFillTint="40"/>
      </w:tcPr>
    </w:tblStylePr>
    <w:tblStylePr w:type="band1Vert">
      <w:tcPr>
        <w:shd w:val="clear" w:color="auto" w:fill="CFDBF0" w:themeFill="accent5" w:themeFillTint="40"/>
      </w:tcPr>
    </w:tblStylePr>
    <w:tblStylePr w:type="band2Horz">
      <w:rPr>
        <w:rFonts w:ascii="Arial" w:hAnsi="Arial"/>
        <w:color w:val="8DA9DB" w:themeColor="accent5" w:themeTint="9A" w:themeShade="95"/>
        <w:sz w:val="22"/>
      </w:rPr>
    </w:tblStylePr>
    <w:tblStylePr w:type="firstCol">
      <w:rPr>
        <w:rFonts w:ascii="Arial" w:hAnsi="Arial"/>
        <w:i/>
        <w:color w:val="8DA9DB" w:themeColor="accent5" w:themeTint="9A" w:themeShade="95"/>
        <w:sz w:val="22"/>
      </w:rPr>
      <w:pPr>
        <w:jc w:val="right"/>
      </w:pPr>
      <w:tcPr>
        <w:shd w:val="clear" w:color="auto" w:fill="FFFFFF"/>
        <w:tcBorders>
          <w:left w:val="none" w:sz="0" w:space="0" w:color="auto"/>
          <w:top w:val="none" w:sz="0" w:space="0" w:color="auto"/>
          <w:right w:val="single" w:color="8DA9DB" w:sz="4" w:space="0" w:themeColor="accent5" w:themeTint="9A"/>
          <w:bottom w:val="none" w:sz="0" w:space="0" w:color="auto"/>
        </w:tcBorders>
      </w:tcPr>
    </w:tblStylePr>
    <w:tblStylePr w:type="firstRow">
      <w:rPr>
        <w:rFonts w:ascii="Arial" w:hAnsi="Arial"/>
        <w:i/>
        <w:color w:val="8DA9DB" w:themeColor="accent5" w:themeTint="9A" w:themeShade="95"/>
        <w:sz w:val="22"/>
      </w:rPr>
      <w:tcPr>
        <w:shd w:val="clear" w:color="auto" w:fill="FFFFFF" w:themeFill="light1"/>
        <w:tcBorders>
          <w:left w:val="none" w:sz="0" w:space="0" w:color="auto"/>
          <w:top w:val="none" w:sz="0" w:space="0" w:color="auto"/>
          <w:right w:val="none" w:sz="0" w:space="0" w:color="auto"/>
          <w:bottom w:val="single" w:color="8DA9DB" w:sz="4" w:space="0" w:themeColor="accent5" w:themeTint="9A"/>
        </w:tcBorders>
      </w:tcPr>
    </w:tblStylePr>
    <w:tblStylePr w:type="lastCol">
      <w:rPr>
        <w:rFonts w:ascii="Arial" w:hAnsi="Arial"/>
        <w:i/>
        <w:color w:val="8DA9DB" w:themeColor="accent5" w:themeTint="9A" w:themeShade="95"/>
        <w:sz w:val="22"/>
      </w:rPr>
      <w:tcPr>
        <w:shd w:val="clear" w:color="auto" w:fill="FFFFFF"/>
        <w:tcBorders>
          <w:left w:val="single" w:color="8DA9DB" w:sz="4" w:space="0" w:themeColor="accent5" w:themeTint="9A"/>
          <w:top w:val="none" w:sz="0" w:space="0" w:color="auto"/>
          <w:right w:val="none" w:sz="0" w:space="0" w:color="auto"/>
          <w:bottom w:val="none" w:sz="0" w:space="0" w:color="auto"/>
        </w:tcBorders>
      </w:tcPr>
    </w:tblStylePr>
    <w:tblStylePr w:type="lastRow">
      <w:rPr>
        <w:rFonts w:ascii="Arial" w:hAnsi="Arial"/>
        <w:i/>
        <w:color w:val="8DA9DB" w:themeColor="accent5" w:themeTint="9A" w:themeShade="95"/>
        <w:sz w:val="22"/>
      </w:rPr>
      <w:tcPr>
        <w:shd w:val="clear" w:color="auto" w:fill="FFFFFF" w:themeFill="light1"/>
        <w:tcBorders>
          <w:left w:val="none" w:sz="0" w:space="0" w:color="auto"/>
          <w:top w:val="single" w:color="8DA9DB" w:sz="4" w:space="0" w:themeColor="accent5" w:themeTint="9A"/>
          <w:right w:val="none" w:sz="0" w:space="0" w:color="auto"/>
          <w:bottom w:val="none" w:sz="0" w:space="0" w:color="auto"/>
        </w:tcBorders>
      </w:tcPr>
    </w:tblStylePr>
  </w:style>
  <w:style w:type="table" w:styleId="505">
    <w:name w:val="List Table 7 Colorful Accent 6"/>
    <w:basedOn w:val="421"/>
    <w:uiPriority w:val="99"/>
    <w:tblPr>
      <w:tblStyleRowBandSize w:val="1"/>
      <w:tblStyleColBandSize w:val="1"/>
      <w:tblBorders>
        <w:right w:val="single" w:color="A9D08E" w:sz="4" w:space="0" w:themeColor="accent6" w:themeTint="98"/>
      </w:tblBorders>
    </w:tblPr>
    <w:tblStylePr w:type="band1Horz">
      <w:rPr>
        <w:rFonts w:ascii="Arial" w:hAnsi="Arial"/>
        <w:color w:val="A9D08E" w:themeColor="accent6" w:themeTint="98" w:themeShade="95"/>
        <w:sz w:val="22"/>
      </w:rPr>
      <w:tcPr>
        <w:shd w:val="clear" w:color="auto" w:fill="DAEBCF" w:themeFill="accent6" w:themeFillTint="40"/>
      </w:tcPr>
    </w:tblStylePr>
    <w:tblStylePr w:type="band1Vert">
      <w:tcPr>
        <w:shd w:val="clear" w:color="auto" w:fill="DAEBCF" w:themeFill="accent6" w:themeFillTint="40"/>
      </w:tcPr>
    </w:tblStylePr>
    <w:tblStylePr w:type="band2Horz">
      <w:rPr>
        <w:rFonts w:ascii="Arial" w:hAnsi="Arial"/>
        <w:color w:val="A9D08E" w:themeColor="accent6" w:themeTint="98" w:themeShade="95"/>
        <w:sz w:val="22"/>
      </w:rPr>
    </w:tblStylePr>
    <w:tblStylePr w:type="firstCol">
      <w:rPr>
        <w:rFonts w:ascii="Arial" w:hAnsi="Arial"/>
        <w:i/>
        <w:color w:val="A9D08E" w:themeColor="accent6" w:themeTint="98" w:themeShade="95"/>
        <w:sz w:val="22"/>
      </w:rPr>
      <w:pPr>
        <w:jc w:val="right"/>
      </w:pPr>
      <w:tcPr>
        <w:shd w:val="clear" w:color="auto" w:fill="FFFFFF"/>
        <w:tcBorders>
          <w:left w:val="none" w:sz="0" w:space="0" w:color="auto"/>
          <w:top w:val="none" w:sz="0" w:space="0" w:color="auto"/>
          <w:right w:val="single" w:color="A9D08E" w:sz="4" w:space="0" w:themeColor="accent6" w:themeTint="98"/>
          <w:bottom w:val="none" w:sz="0" w:space="0" w:color="auto"/>
        </w:tcBorders>
      </w:tcPr>
    </w:tblStylePr>
    <w:tblStylePr w:type="firstRow">
      <w:rPr>
        <w:rFonts w:ascii="Arial" w:hAnsi="Arial"/>
        <w:i/>
        <w:color w:val="A9D08E" w:themeColor="accent6" w:themeTint="98" w:themeShade="95"/>
        <w:sz w:val="22"/>
      </w:rPr>
      <w:tcPr>
        <w:shd w:val="clear" w:color="auto" w:fill="FFFFFF" w:themeFill="light1"/>
        <w:tcBorders>
          <w:left w:val="none" w:sz="0" w:space="0" w:color="auto"/>
          <w:top w:val="none" w:sz="0" w:space="0" w:color="auto"/>
          <w:right w:val="none" w:sz="0" w:space="0" w:color="auto"/>
          <w:bottom w:val="single" w:color="A9D08E" w:sz="4" w:space="0" w:themeColor="accent6" w:themeTint="98"/>
        </w:tcBorders>
      </w:tcPr>
    </w:tblStylePr>
    <w:tblStylePr w:type="lastCol">
      <w:rPr>
        <w:rFonts w:ascii="Arial" w:hAnsi="Arial"/>
        <w:i/>
        <w:color w:val="A9D08E" w:themeColor="accent6" w:themeTint="98" w:themeShade="95"/>
        <w:sz w:val="22"/>
      </w:rPr>
      <w:tcPr>
        <w:shd w:val="clear" w:color="auto" w:fill="FFFFFF"/>
        <w:tcBorders>
          <w:left w:val="single" w:color="A9D08E" w:sz="4" w:space="0" w:themeColor="accent6" w:themeTint="98"/>
          <w:top w:val="none" w:sz="0" w:space="0" w:color="auto"/>
          <w:right w:val="none" w:sz="0" w:space="0" w:color="auto"/>
          <w:bottom w:val="none" w:sz="0" w:space="0" w:color="auto"/>
        </w:tcBorders>
      </w:tcPr>
    </w:tblStylePr>
    <w:tblStylePr w:type="lastRow">
      <w:rPr>
        <w:rFonts w:ascii="Arial" w:hAnsi="Arial"/>
        <w:i/>
        <w:color w:val="A9D08E" w:themeColor="accent6" w:themeTint="98" w:themeShade="95"/>
        <w:sz w:val="22"/>
      </w:rPr>
      <w:tcPr>
        <w:shd w:val="clear" w:color="auto" w:fill="FFFFFF" w:themeFill="light1"/>
        <w:tcBorders>
          <w:left w:val="none" w:sz="0" w:space="0" w:color="auto"/>
          <w:top w:val="single" w:color="A9D08E" w:sz="4" w:space="0" w:themeColor="accent6" w:themeTint="98"/>
          <w:right w:val="none" w:sz="0" w:space="0" w:color="auto"/>
          <w:bottom w:val="none" w:sz="0" w:space="0" w:color="auto"/>
        </w:tcBorders>
      </w:tcPr>
    </w:tblStylePr>
  </w:style>
  <w:style w:type="character" w:styleId="506" w:customStyle="1">
    <w:name w:val="Heading 1 Char"/>
    <w:basedOn w:val="420"/>
    <w:link w:val="411"/>
    <w:uiPriority w:val="9"/>
    <w:rPr>
      <w:rFonts w:ascii="Arial" w:hAnsi="Arial" w:cs="Arial" w:eastAsia="Arial"/>
      <w:sz w:val="40"/>
      <w:szCs w:val="40"/>
    </w:rPr>
  </w:style>
  <w:style w:type="character" w:styleId="507" w:customStyle="1">
    <w:name w:val="Heading 2 Char"/>
    <w:basedOn w:val="420"/>
    <w:link w:val="412"/>
    <w:uiPriority w:val="9"/>
    <w:rPr>
      <w:rFonts w:ascii="Arial" w:hAnsi="Arial" w:cs="Arial" w:eastAsia="Arial"/>
      <w:sz w:val="34"/>
    </w:rPr>
  </w:style>
  <w:style w:type="character" w:styleId="508" w:customStyle="1">
    <w:name w:val="Heading 3 Char"/>
    <w:basedOn w:val="420"/>
    <w:link w:val="413"/>
    <w:uiPriority w:val="9"/>
    <w:rPr>
      <w:rFonts w:ascii="Arial" w:hAnsi="Arial" w:cs="Arial" w:eastAsia="Arial"/>
      <w:sz w:val="30"/>
      <w:szCs w:val="30"/>
    </w:rPr>
  </w:style>
  <w:style w:type="character" w:styleId="509" w:customStyle="1">
    <w:name w:val="Heading 4 Char"/>
    <w:basedOn w:val="420"/>
    <w:link w:val="414"/>
    <w:uiPriority w:val="9"/>
    <w:rPr>
      <w:rFonts w:ascii="Arial" w:hAnsi="Arial" w:cs="Arial" w:eastAsia="Arial"/>
      <w:b/>
      <w:bCs/>
      <w:sz w:val="26"/>
      <w:szCs w:val="26"/>
    </w:rPr>
  </w:style>
  <w:style w:type="character" w:styleId="510" w:customStyle="1">
    <w:name w:val="Heading 5 Char"/>
    <w:basedOn w:val="420"/>
    <w:link w:val="415"/>
    <w:uiPriority w:val="9"/>
    <w:rPr>
      <w:rFonts w:ascii="Arial" w:hAnsi="Arial" w:cs="Arial" w:eastAsia="Arial"/>
      <w:b/>
      <w:bCs/>
      <w:sz w:val="24"/>
      <w:szCs w:val="24"/>
    </w:rPr>
  </w:style>
  <w:style w:type="character" w:styleId="511" w:customStyle="1">
    <w:name w:val="Heading 6 Char"/>
    <w:basedOn w:val="420"/>
    <w:link w:val="416"/>
    <w:uiPriority w:val="9"/>
    <w:rPr>
      <w:rFonts w:ascii="Arial" w:hAnsi="Arial" w:cs="Arial" w:eastAsia="Arial"/>
      <w:b/>
      <w:bCs/>
      <w:sz w:val="22"/>
      <w:szCs w:val="22"/>
    </w:rPr>
  </w:style>
  <w:style w:type="character" w:styleId="512" w:customStyle="1">
    <w:name w:val="Heading 7 Char"/>
    <w:basedOn w:val="420"/>
    <w:link w:val="417"/>
    <w:uiPriority w:val="9"/>
    <w:rPr>
      <w:rFonts w:ascii="Arial" w:hAnsi="Arial" w:cs="Arial" w:eastAsia="Arial"/>
      <w:b/>
      <w:bCs/>
      <w:i/>
      <w:iCs/>
      <w:sz w:val="22"/>
      <w:szCs w:val="22"/>
    </w:rPr>
  </w:style>
  <w:style w:type="character" w:styleId="513" w:customStyle="1">
    <w:name w:val="Heading 8 Char"/>
    <w:basedOn w:val="420"/>
    <w:link w:val="418"/>
    <w:uiPriority w:val="9"/>
    <w:rPr>
      <w:rFonts w:ascii="Arial" w:hAnsi="Arial" w:cs="Arial" w:eastAsia="Arial"/>
      <w:i/>
      <w:iCs/>
      <w:sz w:val="22"/>
      <w:szCs w:val="22"/>
    </w:rPr>
  </w:style>
  <w:style w:type="character" w:styleId="514" w:customStyle="1">
    <w:name w:val="Heading 9 Char"/>
    <w:basedOn w:val="420"/>
    <w:link w:val="419"/>
    <w:uiPriority w:val="9"/>
    <w:rPr>
      <w:rFonts w:ascii="Arial" w:hAnsi="Arial" w:cs="Arial" w:eastAsia="Arial"/>
      <w:i/>
      <w:iCs/>
      <w:sz w:val="21"/>
      <w:szCs w:val="21"/>
    </w:rPr>
  </w:style>
  <w:style w:type="paragraph" w:styleId="515">
    <w:name w:val="No Spacing"/>
    <w:qFormat/>
    <w:uiPriority w:val="1"/>
  </w:style>
  <w:style w:type="paragraph" w:styleId="516">
    <w:name w:val="Title"/>
    <w:basedOn w:val="410"/>
    <w:next w:val="410"/>
    <w:link w:val="517"/>
    <w:qFormat/>
    <w:uiPriority w:val="10"/>
    <w:rPr>
      <w:sz w:val="48"/>
      <w:szCs w:val="48"/>
    </w:rPr>
    <w:pPr>
      <w:contextualSpacing w:val="true"/>
      <w:spacing w:after="200" w:before="300"/>
    </w:pPr>
  </w:style>
  <w:style w:type="character" w:styleId="517" w:customStyle="1">
    <w:name w:val="Title Char"/>
    <w:basedOn w:val="420"/>
    <w:link w:val="516"/>
    <w:uiPriority w:val="10"/>
    <w:rPr>
      <w:sz w:val="48"/>
      <w:szCs w:val="48"/>
    </w:rPr>
  </w:style>
  <w:style w:type="paragraph" w:styleId="518">
    <w:name w:val="Subtitle"/>
    <w:basedOn w:val="410"/>
    <w:next w:val="410"/>
    <w:link w:val="519"/>
    <w:qFormat/>
    <w:uiPriority w:val="11"/>
    <w:rPr>
      <w:szCs w:val="24"/>
    </w:rPr>
    <w:pPr>
      <w:spacing w:after="200" w:before="200"/>
    </w:pPr>
  </w:style>
  <w:style w:type="character" w:styleId="519" w:customStyle="1">
    <w:name w:val="Subtitle Char"/>
    <w:basedOn w:val="420"/>
    <w:link w:val="518"/>
    <w:uiPriority w:val="11"/>
    <w:rPr>
      <w:sz w:val="24"/>
      <w:szCs w:val="24"/>
    </w:rPr>
  </w:style>
  <w:style w:type="paragraph" w:styleId="520">
    <w:name w:val="Quote"/>
    <w:basedOn w:val="410"/>
    <w:next w:val="410"/>
    <w:link w:val="521"/>
    <w:qFormat/>
    <w:uiPriority w:val="29"/>
    <w:rPr>
      <w:i/>
    </w:rPr>
    <w:pPr>
      <w:ind w:left="720" w:right="720"/>
    </w:pPr>
  </w:style>
  <w:style w:type="character" w:styleId="521" w:customStyle="1">
    <w:name w:val="Quote Char"/>
    <w:link w:val="520"/>
    <w:uiPriority w:val="29"/>
    <w:rPr>
      <w:i/>
    </w:rPr>
  </w:style>
  <w:style w:type="paragraph" w:styleId="522">
    <w:name w:val="Intense Quote"/>
    <w:basedOn w:val="410"/>
    <w:next w:val="410"/>
    <w:link w:val="523"/>
    <w:qFormat/>
    <w:uiPriority w:val="30"/>
    <w:rPr>
      <w:i/>
    </w:rPr>
    <w:pPr>
      <w:ind w:left="720" w:right="720"/>
      <w:shd w:val="clear" w:color="auto" w:fill="F2F2F2"/>
      <w:pBdr>
        <w:left w:val="single" w:color="FFFFFF" w:sz="4" w:space="10"/>
        <w:top w:val="single" w:color="FFFFFF" w:sz="4" w:space="5"/>
        <w:right w:val="single" w:color="FFFFFF" w:sz="4" w:space="10"/>
        <w:bottom w:val="single" w:color="FFFFFF" w:sz="4" w:space="5"/>
      </w:pBdr>
    </w:pPr>
  </w:style>
  <w:style w:type="character" w:styleId="523" w:customStyle="1">
    <w:name w:val="Intense Quote Char"/>
    <w:link w:val="522"/>
    <w:uiPriority w:val="30"/>
    <w:rPr>
      <w:i/>
    </w:rPr>
  </w:style>
  <w:style w:type="character" w:styleId="524" w:customStyle="1">
    <w:name w:val="Header Char"/>
    <w:basedOn w:val="420"/>
    <w:link w:val="595"/>
    <w:uiPriority w:val="99"/>
  </w:style>
  <w:style w:type="character" w:styleId="525" w:customStyle="1">
    <w:name w:val="Footer Char"/>
    <w:basedOn w:val="420"/>
    <w:link w:val="596"/>
    <w:uiPriority w:val="99"/>
  </w:style>
  <w:style w:type="table" w:styleId="526">
    <w:name w:val="Plain Table 1"/>
    <w:basedOn w:val="421"/>
    <w:uiPriority w:val="59"/>
    <w:tblPr>
      <w:tblBorders>
        <w:left w:val="single" w:color="AFAFAF" w:sz="4" w:space="0" w:themeColor="text1" w:themeTint="50"/>
        <w:top w:val="single" w:color="AFAFAF" w:sz="4" w:space="0" w:themeColor="text1" w:themeTint="50"/>
        <w:right w:val="single" w:color="AFAFAF" w:sz="4" w:space="0" w:themeColor="text1" w:themeTint="50"/>
        <w:bottom w:val="single" w:color="AFAFAF" w:sz="4" w:space="0" w:themeColor="text1" w:themeTint="50"/>
        <w:insideV w:val="single" w:color="AFAFAF" w:sz="4" w:space="0" w:themeColor="text1" w:themeTint="50"/>
        <w:insideH w:val="single" w:color="AFAFAF" w:sz="4" w:space="0" w:themeColor="text1" w:themeTint="50"/>
      </w:tblBorders>
    </w:tblPr>
    <w:tblStylePr w:type="band1Horz">
      <w:tcPr>
        <w:shd w:val="clear" w:color="auto" w:fill="F2F2F2" w:themeFill="text1" w:themeFillTint="0D"/>
      </w:tcPr>
    </w:tblStylePr>
    <w:tblStylePr w:type="band1Vert">
      <w:tcPr>
        <w:shd w:val="clear" w:color="auto"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27">
    <w:name w:val="Plain Table 2"/>
    <w:basedOn w:val="421"/>
    <w:uiPriority w:val="59"/>
    <w:tblPr>
      <w:tblBorders>
        <w:left w:val="none" w:color="000000" w:sz="4" w:space="0" w:themeColor="text1"/>
        <w:top w:val="single" w:color="000000" w:sz="4" w:space="0" w:themeColor="text1"/>
        <w:right w:val="none" w:color="000000" w:sz="4" w:space="0" w:themeColor="text1"/>
        <w:bottom w:val="single" w:color="000000" w:sz="4" w:space="0" w:themeColor="text1"/>
      </w:tblBorders>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8">
    <w:name w:val="Plain Table 3"/>
    <w:basedOn w:val="421"/>
    <w:uiPriority w:val="99"/>
    <w:tblPr>
      <w:tblStyleRowBandSize w:val="1"/>
      <w:tblStyleColBandSize w:val="1"/>
    </w:tblPr>
    <w:tblStylePr w:type="band1Horz">
      <w:rPr>
        <w:rFonts w:ascii="Arial" w:hAnsi="Arial"/>
        <w:color w:val="404040"/>
        <w:sz w:val="22"/>
      </w:rPr>
      <w:tcPr>
        <w:shd w:val="clear" w:color="auto" w:fill="F2F2F2" w:themeFill="text1" w:themeFillTint="0D"/>
      </w:tcPr>
    </w:tblStylePr>
    <w:tblStylePr w:type="band1Vert">
      <w:rPr>
        <w:rFonts w:ascii="Arial" w:hAnsi="Arial"/>
        <w:color w:val="404040"/>
        <w:sz w:val="22"/>
      </w:rPr>
      <w:tcPr>
        <w:shd w:val="clear" w:color="auto" w:fill="F2F2F2"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529">
    <w:name w:val="Plain Table 4"/>
    <w:basedOn w:val="421"/>
    <w:uiPriority w:val="99"/>
    <w:tblPr>
      <w:tblStyleRowBandSize w:val="1"/>
      <w:tblStyleColBandSize w:val="1"/>
    </w:tblPr>
    <w:tblStylePr w:type="band1Horz">
      <w:rPr>
        <w:rFonts w:ascii="Arial" w:hAnsi="Arial"/>
        <w:color w:val="404040"/>
        <w:sz w:val="22"/>
      </w:rPr>
      <w:tcPr>
        <w:shd w:val="clear" w:color="auto" w:fill="F2F2F2" w:themeFill="text1" w:themeFillTint="0D"/>
      </w:tcPr>
    </w:tblStylePr>
    <w:tblStylePr w:type="band1Vert">
      <w:rPr>
        <w:rFonts w:ascii="Arial" w:hAnsi="Arial"/>
        <w:color w:val="404040"/>
        <w:sz w:val="22"/>
      </w:rPr>
      <w:tcPr>
        <w:shd w:val="clear" w:color="auto"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30">
    <w:name w:val="Plain Table 5"/>
    <w:basedOn w:val="421"/>
    <w:uiPriority w:val="99"/>
    <w:tblPr>
      <w:tblStyleRowBandSize w:val="1"/>
      <w:tblStyleColBandSize w:val="1"/>
    </w:tblPr>
    <w:tblStylePr w:type="band1Horz">
      <w:rPr>
        <w:rFonts w:ascii="Arial" w:hAnsi="Arial"/>
        <w:color w:val="404040"/>
        <w:sz w:val="22"/>
      </w:rPr>
      <w:tcPr>
        <w:shd w:val="clear" w:color="auto" w:fill="F2F2F2" w:themeFill="text1" w:themeFillTint="0D"/>
      </w:tcPr>
    </w:tblStylePr>
    <w:tblStylePr w:type="band1Vert">
      <w:rPr>
        <w:rFonts w:ascii="Arial" w:hAnsi="Arial"/>
        <w:color w:val="404040"/>
        <w:sz w:val="22"/>
      </w:rPr>
      <w:tcPr>
        <w:shd w:val="clear" w:color="auto" w:fill="F2F2F2" w:themeFill="text1" w:themeFillTint="0D"/>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531">
    <w:name w:val="Grid Table 1 Light"/>
    <w:basedOn w:val="421"/>
    <w:uiPriority w:val="99"/>
    <w:tblPr>
      <w:tblStyleRowBandSize w:val="1"/>
      <w:tblStyleColBandSize w:val="1"/>
      <w:tblBorders>
        <w:left w:val="single" w:color="989898" w:sz="4" w:space="0" w:themeColor="text1" w:themeTint="67"/>
        <w:top w:val="single" w:color="989898" w:sz="4" w:space="0" w:themeColor="text1" w:themeTint="67"/>
        <w:right w:val="single" w:color="989898" w:sz="4" w:space="0" w:themeColor="text1" w:themeTint="67"/>
        <w:bottom w:val="single" w:color="989898" w:sz="4" w:space="0" w:themeColor="text1" w:themeTint="67"/>
        <w:insideV w:val="single" w:color="989898" w:sz="4" w:space="0" w:themeColor="text1" w:themeTint="67"/>
        <w:insideH w:val="single" w:color="989898" w:sz="4" w:space="0" w:themeColor="text1" w:themeTint="67"/>
      </w:tblBorders>
    </w:tblPr>
    <w:tblStylePr w:type="band1Horz">
      <w:rPr>
        <w:rFonts w:ascii="Arial" w:hAnsi="Arial"/>
        <w:color w:val="404040"/>
        <w:sz w:val="22"/>
      </w:rPr>
      <w:tcPr>
        <w:tcBorders>
          <w:left w:val="single" w:color="989898" w:sz="4" w:space="0" w:themeColor="text1" w:themeTint="67"/>
          <w:top w:val="single" w:color="989898" w:sz="4" w:space="0" w:themeColor="text1" w:themeTint="67"/>
          <w:right w:val="single" w:color="989898" w:sz="4" w:space="0" w:themeColor="text1" w:themeTint="67"/>
          <w:bottom w:val="single" w:color="989898" w:sz="4" w:space="0" w:themeColor="text1" w:themeTint="67"/>
        </w:tcBorders>
      </w:tcPr>
    </w:tblStylePr>
    <w:tblStylePr w:type="firstCol">
      <w:rPr>
        <w:b/>
        <w:color w:val="404040"/>
      </w:rPr>
    </w:tblStylePr>
    <w:tblStylePr w:type="firstRow">
      <w:rPr>
        <w:b/>
        <w:color w:val="404040"/>
      </w:rPr>
      <w:tcPr>
        <w:tcBorders>
          <w:bottom w:val="single" w:color="6A6A6A" w:sz="12" w:space="0" w:themeColor="text1" w:themeTint="95"/>
        </w:tcBorders>
      </w:tcPr>
    </w:tblStylePr>
    <w:tblStylePr w:type="lastCol">
      <w:rPr>
        <w:b/>
        <w:color w:val="404040"/>
      </w:rPr>
    </w:tblStylePr>
    <w:tblStylePr w:type="lastRow">
      <w:rPr>
        <w:b/>
        <w:color w:val="404040"/>
      </w:rPr>
    </w:tblStylePr>
  </w:style>
  <w:style w:type="table" w:styleId="532">
    <w:name w:val="Grid Table 2"/>
    <w:basedOn w:val="421"/>
    <w:uiPriority w:val="99"/>
    <w:tblPr>
      <w:tblStyleRowBandSize w:val="1"/>
      <w:tblStyleColBandSize w:val="1"/>
      <w:tblBorders>
        <w:bottom w:val="single" w:color="6A6A6A" w:sz="4" w:space="0" w:themeColor="text1" w:themeTint="95"/>
        <w:insideV w:val="single" w:color="6A6A6A" w:sz="4" w:space="0" w:themeColor="text1" w:themeTint="95"/>
        <w:insideH w:val="single" w:color="6A6A6A" w:sz="4" w:space="0" w:themeColor="text1" w:themeTint="95"/>
      </w:tblBorders>
    </w:tblPr>
    <w:tblStylePr w:type="band1Horz">
      <w:rPr>
        <w:rFonts w:ascii="Arial" w:hAnsi="Arial"/>
        <w:color w:val="404040"/>
        <w:sz w:val="22"/>
      </w:rPr>
      <w:tcPr>
        <w:shd w:val="clear" w:color="auto" w:fill="CBCBCB" w:themeFill="text1" w:themeFillTint="34"/>
      </w:tcPr>
    </w:tblStylePr>
    <w:tblStylePr w:type="band1Vert">
      <w:rPr>
        <w:rFonts w:ascii="Arial" w:hAnsi="Arial"/>
        <w:color w:val="404040"/>
        <w:sz w:val="22"/>
      </w:rPr>
      <w:tcPr>
        <w:shd w:val="clear" w:color="auto" w:fill="CBCBCB"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6A6A6A"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6A6A6A" w:sz="4" w:space="0" w:themeColor="text1" w:themeTint="95"/>
          <w:right w:val="none" w:color="000000" w:sz="4" w:space="0"/>
          <w:bottom w:val="none" w:color="000000" w:sz="4" w:space="0"/>
        </w:tcBorders>
      </w:tcPr>
    </w:tblStylePr>
  </w:style>
  <w:style w:type="table" w:styleId="533">
    <w:name w:val="Grid Table 3"/>
    <w:basedOn w:val="421"/>
    <w:uiPriority w:val="99"/>
    <w:tblPr>
      <w:tblStyleRowBandSize w:val="1"/>
      <w:tblStyleColBandSize w:val="1"/>
      <w:tblBorders>
        <w:bottom w:val="single" w:color="6A6A6A" w:sz="4" w:space="0" w:themeColor="text1" w:themeTint="95"/>
        <w:insideV w:val="single" w:color="6A6A6A" w:sz="4" w:space="0" w:themeColor="text1" w:themeTint="95"/>
        <w:insideH w:val="single" w:color="6A6A6A" w:sz="4" w:space="0" w:themeColor="text1" w:themeTint="95"/>
      </w:tblBorders>
    </w:tblPr>
    <w:tblStylePr w:type="band1Horz">
      <w:rPr>
        <w:rFonts w:ascii="Arial" w:hAnsi="Arial"/>
        <w:color w:val="404040"/>
        <w:sz w:val="22"/>
      </w:rPr>
      <w:tcPr>
        <w:shd w:val="clear" w:color="auto" w:fill="CBCBCB" w:themeFill="text1" w:themeFillTint="34"/>
      </w:tcPr>
    </w:tblStylePr>
    <w:tblStylePr w:type="band1Vert">
      <w:rPr>
        <w:rFonts w:ascii="Arial" w:hAnsi="Arial"/>
        <w:color w:val="404040"/>
        <w:sz w:val="22"/>
      </w:rPr>
      <w:tcPr>
        <w:shd w:val="clear" w:color="auto" w:fill="CBCBCB" w:themeFill="text1"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34">
    <w:name w:val="Grid Table 4"/>
    <w:basedOn w:val="421"/>
    <w:uiPriority w:val="59"/>
    <w:tblPr>
      <w:tblStyleRowBandSize w:val="1"/>
      <w:tblStyleColBandSize w:val="1"/>
      <w:tblBorders>
        <w:left w:val="single" w:color="6F6F6F" w:sz="4" w:space="0" w:themeColor="text1" w:themeTint="90"/>
        <w:top w:val="single" w:color="6F6F6F" w:sz="4" w:space="0" w:themeColor="text1" w:themeTint="90"/>
        <w:right w:val="single" w:color="6F6F6F" w:sz="4" w:space="0" w:themeColor="text1" w:themeTint="90"/>
        <w:bottom w:val="single" w:color="6F6F6F" w:sz="4" w:space="0" w:themeColor="text1" w:themeTint="90"/>
        <w:insideV w:val="single" w:color="6F6F6F" w:sz="4" w:space="0" w:themeColor="text1" w:themeTint="90"/>
        <w:insideH w:val="single" w:color="6F6F6F" w:sz="4" w:space="0" w:themeColor="text1" w:themeTint="90"/>
      </w:tblBorders>
    </w:tblPr>
    <w:tblStylePr w:type="band1Horz">
      <w:rPr>
        <w:rFonts w:ascii="Arial" w:hAnsi="Arial"/>
        <w:color w:val="404040"/>
        <w:sz w:val="22"/>
      </w:rPr>
      <w:tcPr>
        <w:shd w:val="clear" w:color="auto" w:fill="CBCBCB" w:themeFill="text1" w:themeFillTint="34"/>
      </w:tcPr>
    </w:tblStylePr>
    <w:tblStylePr w:type="band1Vert">
      <w:rPr>
        <w:rFonts w:ascii="Arial" w:hAnsi="Arial"/>
        <w:color w:val="404040"/>
        <w:sz w:val="22"/>
      </w:rPr>
      <w:tcPr>
        <w:shd w:val="clear" w:color="auto" w:fill="CBCBCB" w:themeFill="text1" w:themeFillTint="34"/>
      </w:tcPr>
    </w:tblStylePr>
    <w:tblStylePr w:type="firstCol">
      <w:rPr>
        <w:b/>
        <w:color w:val="404040"/>
      </w:rPr>
    </w:tblStylePr>
    <w:tblStylePr w:type="firstRow">
      <w:rPr>
        <w:rFonts w:ascii="Arial" w:hAnsi="Arial"/>
        <w:b/>
        <w:color w:val="FFFFFF"/>
        <w:sz w:val="22"/>
      </w:rPr>
      <w:tcPr>
        <w:shd w:val="clear" w:color="auto" w:fill="000000"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535">
    <w:name w:val="Grid Table 5 Dark"/>
    <w:basedOn w:val="421"/>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BFBFBF" w:themeFill="text1" w:themeFillTint="40"/>
    </w:tblPr>
    <w:tblStylePr w:type="band1Horz">
      <w:tcPr>
        <w:shd w:val="clear" w:color="auto" w:fill="8A8A8A" w:themeFill="text1" w:themeFillTint="75"/>
      </w:tcPr>
    </w:tblStylePr>
    <w:tblStylePr w:type="band1Vert">
      <w:tcPr>
        <w:shd w:val="clear" w:color="auto" w:fill="8A8A8A" w:themeFill="text1" w:themeFillTint="75"/>
      </w:tcPr>
    </w:tblStylePr>
    <w:tblStylePr w:type="firstCol">
      <w:rPr>
        <w:rFonts w:ascii="Arial" w:hAnsi="Arial"/>
        <w:b/>
        <w:color w:val="FFFFFF"/>
        <w:sz w:val="22"/>
      </w:rPr>
      <w:tcPr>
        <w:shd w:val="clear" w:color="auto" w:fill="000000" w:themeFill="text1"/>
      </w:tcPr>
    </w:tblStylePr>
    <w:tblStylePr w:type="firstRow">
      <w:rPr>
        <w:rFonts w:ascii="Arial" w:hAnsi="Arial"/>
        <w:b/>
        <w:color w:val="FFFFFF"/>
        <w:sz w:val="22"/>
      </w:rPr>
      <w:tcPr>
        <w:shd w:val="clear" w:color="auto" w:fill="000000" w:themeFill="text1"/>
      </w:tcPr>
    </w:tblStylePr>
    <w:tblStylePr w:type="lastCol">
      <w:rPr>
        <w:rFonts w:ascii="Arial" w:hAnsi="Arial"/>
        <w:b/>
        <w:color w:val="FFFFFF"/>
        <w:sz w:val="22"/>
      </w:rPr>
      <w:tcPr>
        <w:shd w:val="clear" w:color="auto" w:fill="000000" w:themeFill="text1"/>
      </w:tcPr>
    </w:tblStylePr>
    <w:tblStylePr w:type="lastRow">
      <w:rPr>
        <w:rFonts w:ascii="Arial" w:hAnsi="Arial"/>
        <w:b/>
        <w:color w:val="FFFFFF"/>
        <w:sz w:val="22"/>
      </w:rPr>
      <w:tcPr>
        <w:shd w:val="clear" w:color="auto" w:fill="000000" w:themeFill="text1"/>
        <w:tcBorders>
          <w:top w:val="single" w:color="FFFFFF" w:sz="4" w:space="0" w:themeColor="light1"/>
        </w:tcBorders>
      </w:tcPr>
    </w:tblStylePr>
  </w:style>
  <w:style w:type="table" w:styleId="536" w:customStyle="1">
    <w:name w:val="Grid Table 5 Dark- Accent 1"/>
    <w:basedOn w:val="421"/>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DDEAF6" w:themeFill="accent1" w:themeFillTint="34"/>
    </w:tblPr>
    <w:tblStylePr w:type="band1Horz">
      <w:tcPr>
        <w:shd w:val="clear" w:color="auto" w:fill="B3D0EB" w:themeFill="accent1" w:themeFillTint="75"/>
      </w:tcPr>
    </w:tblStylePr>
    <w:tblStylePr w:type="band1Vert">
      <w:tcPr>
        <w:shd w:val="clear" w:color="auto" w:fill="B3D0EB" w:themeFill="accent1" w:themeFillTint="75"/>
      </w:tcPr>
    </w:tblStylePr>
    <w:tblStylePr w:type="firstCol">
      <w:rPr>
        <w:rFonts w:ascii="Arial" w:hAnsi="Arial"/>
        <w:b/>
        <w:color w:val="FFFFFF"/>
        <w:sz w:val="22"/>
      </w:rPr>
      <w:tcPr>
        <w:shd w:val="clear" w:color="auto" w:fill="5B9BD5" w:themeFill="accent1"/>
      </w:tcPr>
    </w:tblStylePr>
    <w:tblStylePr w:type="firstRow">
      <w:rPr>
        <w:rFonts w:ascii="Arial" w:hAnsi="Arial"/>
        <w:b/>
        <w:color w:val="FFFFFF"/>
        <w:sz w:val="22"/>
      </w:rPr>
      <w:tcPr>
        <w:shd w:val="clear" w:color="auto" w:fill="5B9BD5" w:themeFill="accent1"/>
      </w:tcPr>
    </w:tblStylePr>
    <w:tblStylePr w:type="lastCol">
      <w:rPr>
        <w:rFonts w:ascii="Arial" w:hAnsi="Arial"/>
        <w:b/>
        <w:color w:val="FFFFFF"/>
        <w:sz w:val="22"/>
      </w:rPr>
      <w:tcPr>
        <w:shd w:val="clear" w:color="auto" w:fill="5B9BD5" w:themeFill="accent1"/>
      </w:tcPr>
    </w:tblStylePr>
    <w:tblStylePr w:type="lastRow">
      <w:rPr>
        <w:rFonts w:ascii="Arial" w:hAnsi="Arial"/>
        <w:b/>
        <w:color w:val="FFFFFF"/>
        <w:sz w:val="22"/>
      </w:rPr>
      <w:tcPr>
        <w:shd w:val="clear" w:color="auto" w:fill="5B9BD5" w:themeFill="accent1"/>
        <w:tcBorders>
          <w:top w:val="single" w:color="FFFFFF" w:sz="4" w:space="0" w:themeColor="light1"/>
        </w:tcBorders>
      </w:tcPr>
    </w:tblStylePr>
  </w:style>
  <w:style w:type="table" w:styleId="537" w:customStyle="1">
    <w:name w:val="Grid Table 5 Dark- Accent 4"/>
    <w:basedOn w:val="421"/>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FFF2CB" w:themeFill="accent4" w:themeFillTint="34"/>
    </w:tblPr>
    <w:tblStylePr w:type="band1Horz">
      <w:tcPr>
        <w:shd w:val="clear" w:color="auto" w:fill="FFE28A" w:themeFill="accent4" w:themeFillTint="75"/>
      </w:tcPr>
    </w:tblStylePr>
    <w:tblStylePr w:type="band1Vert">
      <w:tcPr>
        <w:shd w:val="clear" w:color="auto" w:fill="FFE28A" w:themeFill="accent4" w:themeFillTint="75"/>
      </w:tcPr>
    </w:tblStylePr>
    <w:tblStylePr w:type="firstCol">
      <w:rPr>
        <w:rFonts w:ascii="Arial" w:hAnsi="Arial"/>
        <w:b/>
        <w:color w:val="FFFFFF"/>
        <w:sz w:val="22"/>
      </w:rPr>
      <w:tcPr>
        <w:shd w:val="clear" w:color="auto" w:fill="FFC000" w:themeFill="accent4"/>
      </w:tcPr>
    </w:tblStylePr>
    <w:tblStylePr w:type="firstRow">
      <w:rPr>
        <w:rFonts w:ascii="Arial" w:hAnsi="Arial"/>
        <w:b/>
        <w:color w:val="FFFFFF"/>
        <w:sz w:val="22"/>
      </w:rPr>
      <w:tcPr>
        <w:shd w:val="clear" w:color="auto" w:fill="FFC000" w:themeFill="accent4"/>
      </w:tcPr>
    </w:tblStylePr>
    <w:tblStylePr w:type="lastCol">
      <w:rPr>
        <w:rFonts w:ascii="Arial" w:hAnsi="Arial"/>
        <w:b/>
        <w:color w:val="FFFFFF"/>
        <w:sz w:val="22"/>
      </w:rPr>
      <w:tcPr>
        <w:shd w:val="clear" w:color="auto" w:fill="FFC000" w:themeFill="accent4"/>
      </w:tcPr>
    </w:tblStylePr>
    <w:tblStylePr w:type="lastRow">
      <w:rPr>
        <w:rFonts w:ascii="Arial" w:hAnsi="Arial"/>
        <w:b/>
        <w:color w:val="FFFFFF"/>
        <w:sz w:val="22"/>
      </w:rPr>
      <w:tcPr>
        <w:shd w:val="clear" w:color="auto" w:fill="FFC000" w:themeFill="accent4"/>
        <w:tcBorders>
          <w:top w:val="single" w:color="FFFFFF" w:sz="4" w:space="0" w:themeColor="light1"/>
        </w:tcBorders>
      </w:tcPr>
    </w:tblStylePr>
  </w:style>
  <w:style w:type="table" w:styleId="538">
    <w:name w:val="Grid Table 6 Colorful"/>
    <w:basedOn w:val="421"/>
    <w:uiPriority w:val="99"/>
    <w:tblPr>
      <w:tblStyleRowBandSize w:val="1"/>
      <w:tblStyleColBandSize w:val="1"/>
      <w:tblBorders>
        <w:left w:val="single" w:color="7F7F7F" w:sz="4" w:space="0" w:themeColor="text1" w:themeTint="80"/>
        <w:top w:val="single" w:color="7F7F7F" w:sz="4" w:space="0" w:themeColor="text1" w:themeTint="80"/>
        <w:right w:val="single" w:color="7F7F7F" w:sz="4" w:space="0" w:themeColor="text1" w:themeTint="80"/>
        <w:bottom w:val="single" w:color="7F7F7F" w:sz="4" w:space="0" w:themeColor="text1" w:themeTint="80"/>
        <w:insideV w:val="single" w:color="7F7F7F" w:sz="4" w:space="0" w:themeColor="text1" w:themeTint="80"/>
        <w:insideH w:val="single" w:color="7F7F7F" w:sz="4" w:space="0" w:themeColor="text1" w:themeTint="80"/>
      </w:tblBorders>
    </w:tblPr>
    <w:tblStylePr w:type="band1Horz">
      <w:rPr>
        <w:rFonts w:ascii="Arial" w:hAnsi="Arial"/>
        <w:color w:val="7F7F7F" w:themeColor="text1" w:themeTint="80" w:themeShade="95"/>
        <w:sz w:val="22"/>
      </w:rPr>
      <w:tcPr>
        <w:shd w:val="clear" w:color="auto" w:fill="CBCBCB" w:themeFill="text1" w:themeFillTint="34"/>
      </w:tcPr>
    </w:tblStylePr>
    <w:tblStylePr w:type="band1Vert">
      <w:tcPr>
        <w:shd w:val="clear" w:color="auto"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sz="12" w:space="0" w:themeColor="text1" w:themeTint="8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539">
    <w:name w:val="Grid Table 7 Colorful"/>
    <w:basedOn w:val="421"/>
    <w:uiPriority w:val="99"/>
    <w:tblPr>
      <w:tblStyleRowBandSize w:val="1"/>
      <w:tblStyleColBandSize w:val="1"/>
      <w:tblBorders>
        <w:right w:val="single" w:color="7F7F7F" w:sz="4" w:space="0" w:themeColor="text1" w:themeTint="80"/>
        <w:bottom w:val="single" w:color="7F7F7F" w:sz="4" w:space="0" w:themeColor="text1" w:themeTint="80"/>
        <w:insideV w:val="single" w:color="7F7F7F" w:sz="4" w:space="0" w:themeColor="text1" w:themeTint="80"/>
        <w:insideH w:val="single" w:color="7F7F7F" w:sz="4" w:space="0" w:themeColor="text1" w:themeTint="80"/>
      </w:tblBorders>
    </w:tblPr>
    <w:tblStylePr w:type="band1Horz">
      <w:rPr>
        <w:rFonts w:ascii="Arial" w:hAnsi="Arial"/>
        <w:color w:val="7F7F7F" w:themeColor="text1" w:themeTint="80" w:themeShade="95"/>
        <w:sz w:val="22"/>
      </w:rPr>
      <w:tcPr>
        <w:shd w:val="clear" w:color="auto" w:fill="F2F2F2" w:themeFill="text1" w:themeFillTint="0D"/>
      </w:tcPr>
    </w:tblStylePr>
    <w:tblStylePr w:type="band1Vert">
      <w:tcPr>
        <w:shd w:val="clear" w:color="auto"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auto" w:fill="FFFFFF"/>
        <w:tcBorders>
          <w:left w:val="none" w:sz="0" w:space="0" w:color="auto"/>
          <w:top w:val="none" w:sz="0" w:space="0" w:color="auto"/>
          <w:right w:val="single" w:color="7F7F7F" w:sz="4" w:space="0" w:themeColor="text1" w:themeTint="80"/>
          <w:bottom w:val="none" w:sz="0" w:space="0" w:color="auto"/>
        </w:tcBorders>
      </w:tcPr>
    </w:tblStylePr>
    <w:tblStylePr w:type="firstRow">
      <w:rPr>
        <w:rFonts w:ascii="Arial" w:hAnsi="Arial"/>
        <w:b/>
        <w:color w:val="7F7F7F" w:themeColor="text1" w:themeTint="80" w:themeShade="95"/>
        <w:sz w:val="22"/>
      </w:rPr>
      <w:tcPr>
        <w:shd w:val="clear" w:color="auto" w:fill="FFFFFF" w:themeFill="light1"/>
        <w:tcBorders>
          <w:left w:val="none" w:sz="0" w:space="0" w:color="auto"/>
          <w:top w:val="none" w:sz="0" w:space="0" w:color="auto"/>
          <w:right w:val="none" w:sz="0" w:space="0" w:color="auto"/>
          <w:bottom w:val="single" w:color="7F7F7F" w:sz="4" w:space="0" w:themeColor="text1" w:themeTint="80"/>
        </w:tcBorders>
      </w:tcPr>
    </w:tblStylePr>
    <w:tblStylePr w:type="lastCol">
      <w:rPr>
        <w:rFonts w:ascii="Arial" w:hAnsi="Arial"/>
        <w:i/>
        <w:color w:val="7F7F7F" w:themeColor="text1" w:themeTint="80" w:themeShade="95"/>
        <w:sz w:val="22"/>
      </w:rPr>
      <w:tcPr>
        <w:shd w:val="clear" w:color="auto" w:fill="FFFFFF"/>
        <w:tcBorders>
          <w:left w:val="single" w:color="7F7F7F" w:sz="4" w:space="0" w:themeColor="text1" w:themeTint="80"/>
          <w:top w:val="none" w:sz="0" w:space="0" w:color="auto"/>
          <w:right w:val="none" w:sz="0" w:space="0" w:color="auto"/>
          <w:bottom w:val="none" w:sz="0" w:space="0" w:color="auto"/>
        </w:tcBorders>
      </w:tcPr>
    </w:tblStylePr>
    <w:tblStylePr w:type="lastRow">
      <w:rPr>
        <w:rFonts w:ascii="Arial" w:hAnsi="Arial"/>
        <w:b/>
        <w:color w:val="7F7F7F" w:themeColor="text1" w:themeTint="80" w:themeShade="95"/>
        <w:sz w:val="22"/>
      </w:rPr>
      <w:tcPr>
        <w:shd w:val="clear" w:color="auto" w:fill="FFFFFF" w:themeFill="light1"/>
        <w:tcBorders>
          <w:left w:val="none" w:sz="0" w:space="0" w:color="auto"/>
          <w:top w:val="single" w:color="7F7F7F" w:sz="4" w:space="0" w:themeColor="text1" w:themeTint="80"/>
          <w:right w:val="none" w:sz="0" w:space="0" w:color="auto"/>
          <w:bottom w:val="none" w:sz="0" w:space="0" w:color="auto"/>
        </w:tcBorders>
      </w:tcPr>
    </w:tblStylePr>
  </w:style>
  <w:style w:type="table" w:styleId="540">
    <w:name w:val="List Table 1 Light"/>
    <w:basedOn w:val="421"/>
    <w:uiPriority w:val="99"/>
    <w:tblPr>
      <w:tblStyleRowBandSize w:val="1"/>
      <w:tblStyleColBandSize w:val="1"/>
    </w:tblPr>
    <w:tblStylePr w:type="band1Horz">
      <w:tcPr>
        <w:shd w:val="clear" w:color="auto" w:fill="BFBFBF" w:themeFill="text1" w:themeFillTint="40"/>
      </w:tcPr>
    </w:tblStylePr>
    <w:tblStylePr w:type="band1Vert">
      <w:tcPr>
        <w:shd w:val="clear" w:color="auto" w:fill="BFBFB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541">
    <w:name w:val="List Table 2"/>
    <w:basedOn w:val="421"/>
    <w:uiPriority w:val="99"/>
    <w:tblPr>
      <w:tblStyleRowBandSize w:val="1"/>
      <w:tblStyleColBandSize w:val="1"/>
      <w:tblBorders>
        <w:top w:val="single" w:color="6F6F6F" w:sz="4" w:space="0" w:themeColor="text1" w:themeTint="90"/>
        <w:bottom w:val="single" w:color="6F6F6F" w:sz="4" w:space="0" w:themeColor="text1" w:themeTint="90"/>
        <w:insideH w:val="single" w:color="6F6F6F" w:sz="4" w:space="0" w:themeColor="text1" w:themeTint="90"/>
      </w:tblBorders>
    </w:tblPr>
    <w:tblStylePr w:type="band1Horz">
      <w:rPr>
        <w:rFonts w:ascii="Arial" w:hAnsi="Arial"/>
        <w:color w:val="404040"/>
        <w:sz w:val="22"/>
      </w:rPr>
      <w:tcPr>
        <w:shd w:val="clear" w:color="auto" w:fill="BFBFBF" w:themeFill="text1" w:themeFillTint="40"/>
      </w:tcPr>
    </w:tblStylePr>
    <w:tblStylePr w:type="band1Vert">
      <w:rPr>
        <w:rFonts w:ascii="Arial" w:hAnsi="Arial"/>
        <w:color w:val="404040"/>
        <w:sz w:val="22"/>
      </w:rPr>
      <w:tcPr>
        <w:shd w:val="clear" w:color="auto"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6F6F6F" w:sz="4" w:space="0" w:themeColor="text1" w:themeTint="90"/>
          <w:right w:val="none" w:color="000000" w:sz="4" w:space="0"/>
          <w:bottom w:val="single" w:color="6F6F6F"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6F6F6F" w:sz="4" w:space="0" w:themeColor="text1" w:themeTint="90"/>
          <w:right w:val="none" w:color="000000" w:sz="4" w:space="0"/>
          <w:bottom w:val="single" w:color="6F6F6F" w:sz="4" w:space="0" w:themeColor="text1" w:themeTint="90"/>
        </w:tcBorders>
      </w:tcPr>
    </w:tblStylePr>
  </w:style>
  <w:style w:type="table" w:styleId="542">
    <w:name w:val="List Table 3"/>
    <w:basedOn w:val="421"/>
    <w:uiPriority w:val="99"/>
    <w:tblPr>
      <w:tblStyleRowBandSize w:val="1"/>
      <w:tblStyleColBandSize w:val="1"/>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000000" w:themeFill="text1"/>
      </w:tcPr>
    </w:tblStylePr>
    <w:tblStylePr w:type="lastCol">
      <w:rPr>
        <w:b/>
        <w:color w:val="404040"/>
      </w:rPr>
    </w:tblStylePr>
    <w:tblStylePr w:type="lastRow">
      <w:rPr>
        <w:b/>
        <w:color w:val="404040"/>
      </w:rPr>
    </w:tblStylePr>
  </w:style>
  <w:style w:type="table" w:styleId="543">
    <w:name w:val="List Table 4"/>
    <w:basedOn w:val="421"/>
    <w:uiPriority w:val="99"/>
    <w:tblPr>
      <w:tblStyleRowBandSize w:val="1"/>
      <w:tblStyleColBandSize w:val="1"/>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BFBFBF" w:themeFill="text1" w:themeFillTint="40"/>
      </w:tcPr>
    </w:tblStylePr>
    <w:tblStylePr w:type="band1Vert">
      <w:rPr>
        <w:rFonts w:ascii="Arial" w:hAnsi="Arial"/>
        <w:color w:val="404040"/>
        <w:sz w:val="22"/>
      </w:rPr>
      <w:tcPr>
        <w:shd w:val="clear" w:color="auto" w:fill="BFBFBF" w:themeFill="text1" w:themeFillTint="40"/>
      </w:tcPr>
    </w:tblStylePr>
    <w:tblStylePr w:type="firstCol">
      <w:rPr>
        <w:b/>
        <w:color w:val="404040"/>
      </w:rPr>
    </w:tblStylePr>
    <w:tblStylePr w:type="firstRow">
      <w:rPr>
        <w:rFonts w:ascii="Arial" w:hAnsi="Arial"/>
        <w:b/>
        <w:color w:val="FFFFFF"/>
        <w:sz w:val="22"/>
      </w:rPr>
      <w:tcPr>
        <w:shd w:val="clear" w:color="auto" w:fill="000000" w:themeFill="text1"/>
      </w:tcPr>
    </w:tblStylePr>
    <w:tblStylePr w:type="lastCol">
      <w:rPr>
        <w:b/>
        <w:color w:val="404040"/>
      </w:rPr>
    </w:tblStylePr>
    <w:tblStylePr w:type="lastRow">
      <w:rPr>
        <w:b/>
        <w:color w:val="404040"/>
      </w:rPr>
    </w:tblStylePr>
  </w:style>
  <w:style w:type="table" w:styleId="544">
    <w:name w:val="List Table 5 Dark"/>
    <w:basedOn w:val="421"/>
    <w:uiPriority w:val="99"/>
    <w:tblPr>
      <w:tblStyleRowBandSize w:val="1"/>
      <w:tblStyleColBandSize w:val="1"/>
      <w:tblBorders>
        <w:left w:val="single" w:color="7F7F7F" w:sz="32" w:space="0" w:themeColor="text1" w:themeTint="80"/>
        <w:top w:val="single" w:color="7F7F7F" w:sz="32" w:space="0" w:themeColor="text1" w:themeTint="80"/>
        <w:right w:val="single" w:color="7F7F7F" w:sz="32" w:space="0" w:themeColor="text1" w:themeTint="80"/>
        <w:bottom w:val="single" w:color="7F7F7F" w:sz="32" w:space="0" w:themeColor="text1" w:themeTint="80"/>
      </w:tblBorders>
      <w:shd w:val="clear" w:color="auto" w:fill="7F7F7F" w:themeFill="text1" w:themeFillTint="80"/>
    </w:tblPr>
    <w:tblStylePr w:type="band1Horz">
      <w:tcPr>
        <w:shd w:val="clear" w:color="auto" w:fill="7F7F7F" w:themeFill="text1" w:themeFillTint="80"/>
        <w:tcBorders>
          <w:top w:val="single" w:color="FFFFFF" w:sz="4" w:space="0" w:themeColor="light1"/>
          <w:bottom w:val="single" w:color="FFFFFF" w:sz="4" w:space="0" w:themeColor="light1"/>
        </w:tcBorders>
      </w:tcPr>
    </w:tblStylePr>
    <w:tblStylePr w:type="band1Vert">
      <w:tcPr>
        <w:shd w:val="clear" w:color="auto" w:fill="7F7F7F" w:themeFill="text1" w:themeFillTint="80"/>
        <w:tcBorders>
          <w:left w:val="single" w:color="FFFFFF" w:sz="4" w:space="0" w:themeColor="light1"/>
          <w:right w:val="single" w:color="FFFFFF" w:sz="4" w:space="0" w:themeColor="light1"/>
        </w:tcBorders>
      </w:tcPr>
    </w:tblStylePr>
    <w:tblStylePr w:type="band2Horz">
      <w:tcPr>
        <w:shd w:val="clear" w:color="auto" w:fill="7F7F7F" w:themeFill="text1" w:themeFillTint="80"/>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7F7F7F" w:sz="32" w:space="0" w:themeColor="text1" w:themeTint="80"/>
          <w:right w:val="single" w:color="FFFFFF" w:sz="4" w:space="0" w:themeColor="light1"/>
        </w:tcBorders>
      </w:tcPr>
    </w:tblStylePr>
    <w:tblStylePr w:type="firstRow">
      <w:rPr>
        <w:rFonts w:ascii="Arial" w:hAnsi="Arial"/>
        <w:b/>
        <w:color w:val="FFFFFF" w:themeColor="light1"/>
        <w:sz w:val="22"/>
      </w:rPr>
      <w:tcPr>
        <w:shd w:val="clear" w:color="auto" w:fill="7F7F7F" w:themeFill="text1" w:themeFillTint="80"/>
        <w:tcBorders>
          <w:top w:val="single" w:color="7F7F7F" w:sz="32" w:space="0" w:themeColor="text1" w:themeTint="80"/>
          <w:bottom w:val="single" w:color="FFFFFF" w:sz="12" w:space="0" w:themeColor="light1"/>
        </w:tcBorders>
      </w:tcPr>
    </w:tblStylePr>
    <w:tblStylePr w:type="lastCol">
      <w:tcPr>
        <w:tcBorders>
          <w:left w:val="single" w:color="FFFFFF" w:sz="4" w:space="0" w:themeColor="light1"/>
          <w:right w:val="single" w:color="7F7F7F" w:sz="32" w:space="0" w:themeColor="text1" w:themeTint="80"/>
        </w:tcBorders>
      </w:tcPr>
    </w:tblStylePr>
    <w:tblStylePr w:type="lastRow">
      <w:rPr>
        <w:rFonts w:ascii="Arial" w:hAnsi="Arial"/>
        <w:b/>
        <w:color w:val="FFFFFF" w:themeColor="light1"/>
        <w:sz w:val="22"/>
      </w:rPr>
    </w:tblStylePr>
  </w:style>
  <w:style w:type="table" w:styleId="545">
    <w:name w:val="List Table 6 Colorful"/>
    <w:basedOn w:val="421"/>
    <w:uiPriority w:val="99"/>
    <w:tblPr>
      <w:tblStyleRowBandSize w:val="1"/>
      <w:tblStyleColBandSize w:val="1"/>
      <w:tblBorders>
        <w:top w:val="single" w:color="7F7F7F" w:sz="4" w:space="0" w:themeColor="text1" w:themeTint="80"/>
        <w:bottom w:val="single" w:color="7F7F7F" w:sz="4" w:space="0" w:themeColor="text1" w:themeTint="80"/>
      </w:tblBorders>
    </w:tblPr>
    <w:tblStylePr w:type="band1Horz">
      <w:rPr>
        <w:rFonts w:ascii="Arial" w:hAnsi="Arial"/>
        <w:color w:val="000000" w:themeColor="text1"/>
        <w:sz w:val="22"/>
      </w:rPr>
      <w:tcPr>
        <w:shd w:val="clear" w:color="auto" w:fill="BFBFBF" w:themeFill="text1" w:themeFillTint="40"/>
      </w:tcPr>
    </w:tblStylePr>
    <w:tblStylePr w:type="band1Vert">
      <w:tcPr>
        <w:shd w:val="clear" w:color="auto"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sz="4" w:space="0" w:themeColor="text1" w:themeTint="80"/>
        </w:tcBorders>
      </w:tcPr>
    </w:tblStylePr>
    <w:tblStylePr w:type="lastCol">
      <w:rPr>
        <w:b/>
        <w:color w:val="000000" w:themeColor="text1"/>
      </w:rPr>
    </w:tblStylePr>
    <w:tblStylePr w:type="lastRow">
      <w:rPr>
        <w:b/>
        <w:color w:val="000000" w:themeColor="text1"/>
      </w:rPr>
      <w:tcPr>
        <w:tcBorders>
          <w:top w:val="single" w:color="7F7F7F" w:sz="4" w:space="0" w:themeColor="text1" w:themeTint="80"/>
        </w:tcBorders>
      </w:tcPr>
    </w:tblStylePr>
  </w:style>
  <w:style w:type="table" w:styleId="546">
    <w:name w:val="List Table 7 Colorful"/>
    <w:basedOn w:val="421"/>
    <w:uiPriority w:val="99"/>
    <w:tblPr>
      <w:tblStyleRowBandSize w:val="1"/>
      <w:tblStyleColBandSize w:val="1"/>
      <w:tblBorders>
        <w:right w:val="single" w:color="7F7F7F" w:sz="4" w:space="0" w:themeColor="text1" w:themeTint="80"/>
      </w:tblBorders>
    </w:tblPr>
    <w:tblStylePr w:type="band1Horz">
      <w:rPr>
        <w:rFonts w:ascii="Arial" w:hAnsi="Arial"/>
        <w:color w:val="7F7F7F" w:themeColor="text1" w:themeTint="80" w:themeShade="95"/>
        <w:sz w:val="22"/>
      </w:rPr>
      <w:tcPr>
        <w:shd w:val="clear" w:color="auto" w:fill="BFBFBF" w:themeFill="text1" w:themeFillTint="40"/>
      </w:tcPr>
    </w:tblStylePr>
    <w:tblStylePr w:type="band1Vert">
      <w:tcPr>
        <w:shd w:val="clear" w:color="auto"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auto" w:fill="FFFFFF"/>
        <w:tcBorders>
          <w:left w:val="none" w:sz="0" w:space="0" w:color="auto"/>
          <w:top w:val="none" w:sz="0" w:space="0" w:color="auto"/>
          <w:right w:val="single" w:color="7F7F7F" w:sz="4" w:space="0" w:themeColor="text1" w:themeTint="80"/>
          <w:bottom w:val="none" w:sz="0" w:space="0" w:color="auto"/>
        </w:tcBorders>
      </w:tcPr>
    </w:tblStylePr>
    <w:tblStylePr w:type="firstRow">
      <w:rPr>
        <w:rFonts w:ascii="Arial" w:hAnsi="Arial"/>
        <w:i/>
        <w:color w:val="7F7F7F" w:themeColor="text1" w:themeTint="80" w:themeShade="95"/>
        <w:sz w:val="22"/>
      </w:rPr>
      <w:tcPr>
        <w:shd w:val="clear" w:color="auto" w:fill="FFFFFF" w:themeFill="light1"/>
        <w:tcBorders>
          <w:left w:val="none" w:sz="0" w:space="0" w:color="auto"/>
          <w:top w:val="none" w:sz="0" w:space="0" w:color="auto"/>
          <w:right w:val="none" w:sz="0" w:space="0" w:color="auto"/>
          <w:bottom w:val="single" w:color="7F7F7F" w:sz="4" w:space="0" w:themeColor="text1" w:themeTint="80"/>
        </w:tcBorders>
      </w:tcPr>
    </w:tblStylePr>
    <w:tblStylePr w:type="lastCol">
      <w:rPr>
        <w:rFonts w:ascii="Arial" w:hAnsi="Arial"/>
        <w:i/>
        <w:color w:val="7F7F7F" w:themeColor="text1" w:themeTint="80" w:themeShade="95"/>
        <w:sz w:val="22"/>
      </w:rPr>
      <w:tcPr>
        <w:shd w:val="clear" w:color="auto" w:fill="FFFFFF"/>
        <w:tcBorders>
          <w:left w:val="single" w:color="7F7F7F" w:sz="4" w:space="0" w:themeColor="text1" w:themeTint="80"/>
          <w:top w:val="none" w:sz="0" w:space="0" w:color="auto"/>
          <w:right w:val="none" w:sz="0" w:space="0" w:color="auto"/>
          <w:bottom w:val="none" w:sz="0" w:space="0" w:color="auto"/>
        </w:tcBorders>
      </w:tcPr>
    </w:tblStylePr>
    <w:tblStylePr w:type="lastRow">
      <w:rPr>
        <w:rFonts w:ascii="Arial" w:hAnsi="Arial"/>
        <w:i/>
        <w:color w:val="7F7F7F" w:themeColor="text1" w:themeTint="80" w:themeShade="95"/>
        <w:sz w:val="22"/>
      </w:rPr>
      <w:tcPr>
        <w:shd w:val="clear" w:color="auto" w:fill="FFFFFF" w:themeFill="light1"/>
        <w:tcBorders>
          <w:left w:val="none" w:sz="0" w:space="0" w:color="auto"/>
          <w:top w:val="single" w:color="7F7F7F" w:sz="4" w:space="0" w:themeColor="text1" w:themeTint="80"/>
          <w:right w:val="none" w:sz="0" w:space="0" w:color="auto"/>
          <w:bottom w:val="none" w:sz="0" w:space="0" w:color="auto"/>
        </w:tcBorders>
      </w:tcPr>
    </w:tblStylePr>
  </w:style>
  <w:style w:type="table" w:styleId="547" w:customStyle="1">
    <w:name w:val="Lined - Accent"/>
    <w:basedOn w:val="421"/>
    <w:uiPriority w:val="99"/>
    <w:rPr>
      <w:color w:val="404040"/>
      <w:szCs w:val="20"/>
      <w:lang w:val="fr-BE"/>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hemeFill="text1" w:themeFillTint="0D"/>
      </w:tcPr>
    </w:tblStylePr>
    <w:tblStylePr w:type="band2Vert">
      <w:rPr>
        <w:rFonts w:ascii="Arial" w:hAnsi="Arial"/>
        <w:color w:val="404040"/>
        <w:sz w:val="22"/>
      </w:rPr>
      <w:tcPr>
        <w:shd w:val="clear" w:color="auto" w:fill="F2F2F2" w:themeFill="text1" w:themeFillTint="0D"/>
      </w:tcPr>
    </w:tblStylePr>
    <w:tblStylePr w:type="firstCol">
      <w:rPr>
        <w:rFonts w:ascii="Arial" w:hAnsi="Arial"/>
        <w:color w:val="F2F2F2"/>
        <w:sz w:val="22"/>
      </w:rPr>
      <w:tcPr>
        <w:shd w:val="clear" w:color="auto" w:fill="7F7F7F" w:themeFill="text1" w:themeFillTint="80"/>
      </w:tcPr>
    </w:tblStylePr>
    <w:tblStylePr w:type="firstRow">
      <w:rPr>
        <w:rFonts w:ascii="Arial" w:hAnsi="Arial"/>
        <w:color w:val="F2F2F2"/>
        <w:sz w:val="22"/>
      </w:rPr>
      <w:tcPr>
        <w:shd w:val="clear" w:color="auto" w:fill="7F7F7F" w:themeFill="text1" w:themeFillTint="80"/>
      </w:tcPr>
    </w:tblStylePr>
    <w:tblStylePr w:type="lastCol">
      <w:rPr>
        <w:rFonts w:ascii="Arial" w:hAnsi="Arial"/>
        <w:color w:val="F2F2F2"/>
        <w:sz w:val="22"/>
      </w:rPr>
      <w:tcPr>
        <w:shd w:val="clear" w:color="auto" w:fill="7F7F7F" w:themeFill="text1" w:themeFillTint="80"/>
      </w:tcPr>
    </w:tblStylePr>
    <w:tblStylePr w:type="lastRow">
      <w:rPr>
        <w:rFonts w:ascii="Arial" w:hAnsi="Arial"/>
        <w:color w:val="F2F2F2"/>
        <w:sz w:val="22"/>
      </w:rPr>
      <w:tcPr>
        <w:shd w:val="clear" w:color="auto" w:fill="7F7F7F" w:themeFill="text1" w:themeFillTint="80"/>
      </w:tcPr>
    </w:tblStylePr>
  </w:style>
  <w:style w:type="table" w:styleId="548" w:customStyle="1">
    <w:name w:val="Lined - Accent 1"/>
    <w:basedOn w:val="421"/>
    <w:uiPriority w:val="99"/>
    <w:rPr>
      <w:color w:val="404040"/>
      <w:szCs w:val="20"/>
      <w:lang w:val="fr-BE"/>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BDFF1" w:themeFill="accent1" w:themeFillTint="50"/>
      </w:tcPr>
    </w:tblStylePr>
    <w:tblStylePr w:type="band2Vert">
      <w:rPr>
        <w:rFonts w:ascii="Arial" w:hAnsi="Arial"/>
        <w:color w:val="404040"/>
        <w:sz w:val="22"/>
      </w:rPr>
      <w:tcPr>
        <w:shd w:val="clear" w:color="auto" w:fill="CBDFF1" w:themeFill="accent1" w:themeFillTint="50"/>
      </w:tcPr>
    </w:tblStylePr>
    <w:tblStylePr w:type="firstCol">
      <w:rPr>
        <w:rFonts w:ascii="Arial" w:hAnsi="Arial"/>
        <w:color w:val="F2F2F2"/>
        <w:sz w:val="22"/>
      </w:rPr>
      <w:tcPr>
        <w:shd w:val="clear" w:color="auto" w:fill="68A2D8" w:themeFill="accent1" w:themeFillTint="EA"/>
      </w:tcPr>
    </w:tblStylePr>
    <w:tblStylePr w:type="firstRow">
      <w:rPr>
        <w:rFonts w:ascii="Arial" w:hAnsi="Arial"/>
        <w:color w:val="F2F2F2"/>
        <w:sz w:val="22"/>
      </w:rPr>
      <w:tcPr>
        <w:shd w:val="clear" w:color="auto" w:fill="68A2D8" w:themeFill="accent1" w:themeFillTint="EA"/>
      </w:tcPr>
    </w:tblStylePr>
    <w:tblStylePr w:type="lastCol">
      <w:rPr>
        <w:rFonts w:ascii="Arial" w:hAnsi="Arial"/>
        <w:color w:val="F2F2F2"/>
        <w:sz w:val="22"/>
      </w:rPr>
      <w:tcPr>
        <w:shd w:val="clear" w:color="auto" w:fill="68A2D8" w:themeFill="accent1" w:themeFillTint="EA"/>
      </w:tcPr>
    </w:tblStylePr>
    <w:tblStylePr w:type="lastRow">
      <w:rPr>
        <w:rFonts w:ascii="Arial" w:hAnsi="Arial"/>
        <w:color w:val="F2F2F2"/>
        <w:sz w:val="22"/>
      </w:rPr>
      <w:tcPr>
        <w:shd w:val="clear" w:color="auto" w:fill="68A2D8" w:themeFill="accent1" w:themeFillTint="EA"/>
      </w:tcPr>
    </w:tblStylePr>
  </w:style>
  <w:style w:type="table" w:styleId="549" w:customStyle="1">
    <w:name w:val="Lined - Accent 2"/>
    <w:basedOn w:val="421"/>
    <w:uiPriority w:val="99"/>
    <w:rPr>
      <w:color w:val="404040"/>
      <w:szCs w:val="20"/>
      <w:lang w:val="fr-BE"/>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BE5D6" w:themeFill="accent2" w:themeFillTint="32"/>
      </w:tcPr>
    </w:tblStylePr>
    <w:tblStylePr w:type="band2Vert">
      <w:rPr>
        <w:rFonts w:ascii="Arial" w:hAnsi="Arial"/>
        <w:color w:val="404040"/>
        <w:sz w:val="22"/>
      </w:rPr>
      <w:tcPr>
        <w:shd w:val="clear" w:color="auto" w:fill="FBE5D6" w:themeFill="accent2" w:themeFillTint="32"/>
      </w:tcPr>
    </w:tblStylePr>
    <w:tblStylePr w:type="firstCol">
      <w:rPr>
        <w:rFonts w:ascii="Arial" w:hAnsi="Arial"/>
        <w:color w:val="F2F2F2"/>
        <w:sz w:val="22"/>
      </w:rPr>
      <w:tcPr>
        <w:shd w:val="clear" w:color="auto" w:fill="F4B184" w:themeFill="accent2" w:themeFillTint="97"/>
      </w:tcPr>
    </w:tblStylePr>
    <w:tblStylePr w:type="firstRow">
      <w:rPr>
        <w:rFonts w:ascii="Arial" w:hAnsi="Arial"/>
        <w:color w:val="F2F2F2"/>
        <w:sz w:val="22"/>
      </w:rPr>
      <w:tcPr>
        <w:shd w:val="clear" w:color="auto" w:fill="F4B184" w:themeFill="accent2" w:themeFillTint="97"/>
      </w:tcPr>
    </w:tblStylePr>
    <w:tblStylePr w:type="lastCol">
      <w:rPr>
        <w:rFonts w:ascii="Arial" w:hAnsi="Arial"/>
        <w:color w:val="F2F2F2"/>
        <w:sz w:val="22"/>
      </w:rPr>
      <w:tcPr>
        <w:shd w:val="clear" w:color="auto" w:fill="F4B184" w:themeFill="accent2" w:themeFillTint="97"/>
      </w:tcPr>
    </w:tblStylePr>
    <w:tblStylePr w:type="lastRow">
      <w:rPr>
        <w:rFonts w:ascii="Arial" w:hAnsi="Arial"/>
        <w:color w:val="F2F2F2"/>
        <w:sz w:val="22"/>
      </w:rPr>
      <w:tcPr>
        <w:shd w:val="clear" w:color="auto" w:fill="F4B184" w:themeFill="accent2" w:themeFillTint="97"/>
      </w:tcPr>
    </w:tblStylePr>
  </w:style>
  <w:style w:type="table" w:styleId="550" w:customStyle="1">
    <w:name w:val="Lined - Accent 3"/>
    <w:basedOn w:val="421"/>
    <w:uiPriority w:val="99"/>
    <w:rPr>
      <w:color w:val="404040"/>
      <w:szCs w:val="20"/>
      <w:lang w:val="fr-BE"/>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CECEC" w:themeFill="accent3" w:themeFillTint="34"/>
      </w:tcPr>
    </w:tblStylePr>
    <w:tblStylePr w:type="band2Vert">
      <w:rPr>
        <w:rFonts w:ascii="Arial" w:hAnsi="Arial"/>
        <w:color w:val="404040"/>
        <w:sz w:val="22"/>
      </w:rPr>
      <w:tcPr>
        <w:shd w:val="clear" w:color="auto" w:fill="ECECEC" w:themeFill="accent3" w:themeFillTint="34"/>
      </w:tcPr>
    </w:tblStylePr>
    <w:tblStylePr w:type="firstCol">
      <w:rPr>
        <w:rFonts w:ascii="Arial" w:hAnsi="Arial"/>
        <w:color w:val="F2F2F2"/>
        <w:sz w:val="22"/>
      </w:rPr>
      <w:tcPr>
        <w:shd w:val="clear" w:color="auto" w:fill="A5A5A5" w:themeFill="accent3" w:themeFillTint="FE"/>
      </w:tcPr>
    </w:tblStylePr>
    <w:tblStylePr w:type="firstRow">
      <w:rPr>
        <w:rFonts w:ascii="Arial" w:hAnsi="Arial"/>
        <w:color w:val="F2F2F2"/>
        <w:sz w:val="22"/>
      </w:rPr>
      <w:tcPr>
        <w:shd w:val="clear" w:color="auto" w:fill="A5A5A5" w:themeFill="accent3" w:themeFillTint="FE"/>
      </w:tcPr>
    </w:tblStylePr>
    <w:tblStylePr w:type="lastCol">
      <w:rPr>
        <w:rFonts w:ascii="Arial" w:hAnsi="Arial"/>
        <w:color w:val="F2F2F2"/>
        <w:sz w:val="22"/>
      </w:rPr>
      <w:tcPr>
        <w:shd w:val="clear" w:color="auto" w:fill="A5A5A5" w:themeFill="accent3" w:themeFillTint="FE"/>
      </w:tcPr>
    </w:tblStylePr>
    <w:tblStylePr w:type="lastRow">
      <w:rPr>
        <w:rFonts w:ascii="Arial" w:hAnsi="Arial"/>
        <w:color w:val="F2F2F2"/>
        <w:sz w:val="22"/>
      </w:rPr>
      <w:tcPr>
        <w:shd w:val="clear" w:color="auto" w:fill="A5A5A5" w:themeFill="accent3" w:themeFillTint="FE"/>
      </w:tcPr>
    </w:tblStylePr>
  </w:style>
  <w:style w:type="table" w:styleId="551" w:customStyle="1">
    <w:name w:val="Lined - Accent 4"/>
    <w:basedOn w:val="421"/>
    <w:uiPriority w:val="99"/>
    <w:rPr>
      <w:color w:val="404040"/>
      <w:szCs w:val="20"/>
      <w:lang w:val="fr-BE"/>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2CB" w:themeFill="accent4" w:themeFillTint="34"/>
      </w:tcPr>
    </w:tblStylePr>
    <w:tblStylePr w:type="band2Vert">
      <w:rPr>
        <w:rFonts w:ascii="Arial" w:hAnsi="Arial"/>
        <w:color w:val="404040"/>
        <w:sz w:val="22"/>
      </w:rPr>
      <w:tcPr>
        <w:shd w:val="clear" w:color="auto" w:fill="FFF2CB" w:themeFill="accent4" w:themeFillTint="34"/>
      </w:tcPr>
    </w:tblStylePr>
    <w:tblStylePr w:type="firstCol">
      <w:rPr>
        <w:rFonts w:ascii="Arial" w:hAnsi="Arial"/>
        <w:color w:val="F2F2F2"/>
        <w:sz w:val="22"/>
      </w:rPr>
      <w:tcPr>
        <w:shd w:val="clear" w:color="auto" w:fill="FFD865" w:themeFill="accent4" w:themeFillTint="9A"/>
      </w:tcPr>
    </w:tblStylePr>
    <w:tblStylePr w:type="firstRow">
      <w:rPr>
        <w:rFonts w:ascii="Arial" w:hAnsi="Arial"/>
        <w:color w:val="F2F2F2"/>
        <w:sz w:val="22"/>
      </w:rPr>
      <w:tcPr>
        <w:shd w:val="clear" w:color="auto" w:fill="FFD865" w:themeFill="accent4" w:themeFillTint="9A"/>
      </w:tcPr>
    </w:tblStylePr>
    <w:tblStylePr w:type="lastCol">
      <w:rPr>
        <w:rFonts w:ascii="Arial" w:hAnsi="Arial"/>
        <w:color w:val="F2F2F2"/>
        <w:sz w:val="22"/>
      </w:rPr>
      <w:tcPr>
        <w:shd w:val="clear" w:color="auto" w:fill="FFD865" w:themeFill="accent4" w:themeFillTint="9A"/>
      </w:tcPr>
    </w:tblStylePr>
    <w:tblStylePr w:type="lastRow">
      <w:rPr>
        <w:rFonts w:ascii="Arial" w:hAnsi="Arial"/>
        <w:color w:val="F2F2F2"/>
        <w:sz w:val="22"/>
      </w:rPr>
      <w:tcPr>
        <w:shd w:val="clear" w:color="auto" w:fill="FFD865" w:themeFill="accent4" w:themeFillTint="9A"/>
      </w:tcPr>
    </w:tblStylePr>
  </w:style>
  <w:style w:type="table" w:styleId="552" w:customStyle="1">
    <w:name w:val="Lined - Accent 5"/>
    <w:basedOn w:val="421"/>
    <w:uiPriority w:val="99"/>
    <w:rPr>
      <w:color w:val="404040"/>
      <w:szCs w:val="20"/>
      <w:lang w:val="fr-BE"/>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8E2F3" w:themeFill="accent5" w:themeFillTint="34"/>
      </w:tcPr>
    </w:tblStylePr>
    <w:tblStylePr w:type="band2Vert">
      <w:rPr>
        <w:rFonts w:ascii="Arial" w:hAnsi="Arial"/>
        <w:color w:val="404040"/>
        <w:sz w:val="22"/>
      </w:rPr>
      <w:tcPr>
        <w:shd w:val="clear" w:color="auto" w:fill="D8E2F3" w:themeFill="accent5" w:themeFillTint="34"/>
      </w:tcPr>
    </w:tblStylePr>
    <w:tblStylePr w:type="firstCol">
      <w:rPr>
        <w:rFonts w:ascii="Arial" w:hAnsi="Arial"/>
        <w:color w:val="F2F2F2"/>
        <w:sz w:val="22"/>
      </w:rPr>
      <w:tcPr>
        <w:shd w:val="clear" w:color="auto" w:fill="4472C4" w:themeFill="accent5"/>
      </w:tcPr>
    </w:tblStylePr>
    <w:tblStylePr w:type="firstRow">
      <w:rPr>
        <w:rFonts w:ascii="Arial" w:hAnsi="Arial"/>
        <w:color w:val="F2F2F2"/>
        <w:sz w:val="22"/>
      </w:rPr>
      <w:tcPr>
        <w:shd w:val="clear" w:color="auto" w:fill="4472C4" w:themeFill="accent5"/>
      </w:tcPr>
    </w:tblStylePr>
    <w:tblStylePr w:type="lastCol">
      <w:rPr>
        <w:rFonts w:ascii="Arial" w:hAnsi="Arial"/>
        <w:color w:val="F2F2F2"/>
        <w:sz w:val="22"/>
      </w:rPr>
      <w:tcPr>
        <w:shd w:val="clear" w:color="auto" w:fill="4472C4" w:themeFill="accent5"/>
      </w:tcPr>
    </w:tblStylePr>
    <w:tblStylePr w:type="lastRow">
      <w:rPr>
        <w:rFonts w:ascii="Arial" w:hAnsi="Arial"/>
        <w:color w:val="F2F2F2"/>
        <w:sz w:val="22"/>
      </w:rPr>
      <w:tcPr>
        <w:shd w:val="clear" w:color="auto" w:fill="4472C4" w:themeFill="accent5"/>
      </w:tcPr>
    </w:tblStylePr>
  </w:style>
  <w:style w:type="table" w:styleId="553" w:customStyle="1">
    <w:name w:val="Lined - Accent 6"/>
    <w:basedOn w:val="421"/>
    <w:uiPriority w:val="99"/>
    <w:rPr>
      <w:color w:val="404040"/>
      <w:szCs w:val="20"/>
      <w:lang w:val="fr-BE"/>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1EFD8" w:themeFill="accent6" w:themeFillTint="34"/>
      </w:tcPr>
    </w:tblStylePr>
    <w:tblStylePr w:type="band2Vert">
      <w:rPr>
        <w:rFonts w:ascii="Arial" w:hAnsi="Arial"/>
        <w:color w:val="404040"/>
        <w:sz w:val="22"/>
      </w:rPr>
      <w:tcPr>
        <w:shd w:val="clear" w:color="auto" w:fill="E1EFD8" w:themeFill="accent6" w:themeFillTint="34"/>
      </w:tcPr>
    </w:tblStylePr>
    <w:tblStylePr w:type="firstCol">
      <w:rPr>
        <w:rFonts w:ascii="Arial" w:hAnsi="Arial"/>
        <w:color w:val="F2F2F2"/>
        <w:sz w:val="22"/>
      </w:rPr>
      <w:tcPr>
        <w:shd w:val="clear" w:color="auto" w:fill="70AD47" w:themeFill="accent6"/>
      </w:tcPr>
    </w:tblStylePr>
    <w:tblStylePr w:type="firstRow">
      <w:rPr>
        <w:rFonts w:ascii="Arial" w:hAnsi="Arial"/>
        <w:color w:val="F2F2F2"/>
        <w:sz w:val="22"/>
      </w:rPr>
      <w:tcPr>
        <w:shd w:val="clear" w:color="auto" w:fill="70AD47" w:themeFill="accent6"/>
      </w:tcPr>
    </w:tblStylePr>
    <w:tblStylePr w:type="lastCol">
      <w:rPr>
        <w:rFonts w:ascii="Arial" w:hAnsi="Arial"/>
        <w:color w:val="F2F2F2"/>
        <w:sz w:val="22"/>
      </w:rPr>
      <w:tcPr>
        <w:shd w:val="clear" w:color="auto" w:fill="70AD47" w:themeFill="accent6"/>
      </w:tcPr>
    </w:tblStylePr>
    <w:tblStylePr w:type="lastRow">
      <w:rPr>
        <w:rFonts w:ascii="Arial" w:hAnsi="Arial"/>
        <w:color w:val="F2F2F2"/>
        <w:sz w:val="22"/>
      </w:rPr>
      <w:tcPr>
        <w:shd w:val="clear" w:color="auto" w:fill="70AD47" w:themeFill="accent6"/>
      </w:tcPr>
    </w:tblStylePr>
  </w:style>
  <w:style w:type="table" w:styleId="554" w:customStyle="1">
    <w:name w:val="Bordered &amp; Lined - Accent"/>
    <w:basedOn w:val="421"/>
    <w:uiPriority w:val="99"/>
    <w:rPr>
      <w:color w:val="404040"/>
      <w:szCs w:val="20"/>
      <w:lang w:val="fr-BE"/>
    </w:rPr>
    <w:tblPr>
      <w:tblStyleRowBandSize w:val="1"/>
      <w:tblStyleColBandSize w:val="1"/>
      <w:tblBorders>
        <w:left w:val="single" w:color="595959" w:sz="4" w:space="0" w:themeColor="text1" w:themeTint="A6"/>
        <w:top w:val="single" w:color="595959" w:sz="4" w:space="0" w:themeColor="text1" w:themeTint="A6"/>
        <w:right w:val="single" w:color="595959" w:sz="4" w:space="0" w:themeColor="text1" w:themeTint="A6"/>
        <w:bottom w:val="single" w:color="595959" w:sz="4" w:space="0" w:themeColor="text1" w:themeTint="A6"/>
        <w:insideV w:val="single" w:color="595959" w:sz="4" w:space="0" w:themeColor="text1" w:themeTint="A6"/>
        <w:insideH w:val="single" w:color="595959"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hemeFill="text1" w:themeFillTint="0D"/>
      </w:tcPr>
    </w:tblStylePr>
    <w:tblStylePr w:type="band2Vert">
      <w:rPr>
        <w:rFonts w:ascii="Arial" w:hAnsi="Arial"/>
        <w:color w:val="404040"/>
        <w:sz w:val="22"/>
      </w:rPr>
      <w:tcPr>
        <w:shd w:val="clear" w:color="auto" w:fill="F2F2F2" w:themeFill="text1" w:themeFillTint="0D"/>
      </w:tcPr>
    </w:tblStylePr>
    <w:tblStylePr w:type="firstCol">
      <w:rPr>
        <w:rFonts w:ascii="Arial" w:hAnsi="Arial"/>
        <w:color w:val="F2F2F2"/>
        <w:sz w:val="22"/>
      </w:rPr>
      <w:tcPr>
        <w:shd w:val="clear" w:color="auto" w:fill="7F7F7F" w:themeFill="text1" w:themeFillTint="80"/>
      </w:tcPr>
    </w:tblStylePr>
    <w:tblStylePr w:type="firstRow">
      <w:rPr>
        <w:rFonts w:ascii="Arial" w:hAnsi="Arial"/>
        <w:color w:val="F2F2F2"/>
        <w:sz w:val="22"/>
      </w:rPr>
      <w:tcPr>
        <w:shd w:val="clear" w:color="auto" w:fill="7F7F7F" w:themeFill="text1" w:themeFillTint="80"/>
      </w:tcPr>
    </w:tblStylePr>
    <w:tblStylePr w:type="lastCol">
      <w:rPr>
        <w:rFonts w:ascii="Arial" w:hAnsi="Arial"/>
        <w:color w:val="F2F2F2"/>
        <w:sz w:val="22"/>
      </w:rPr>
      <w:tcPr>
        <w:shd w:val="clear" w:color="auto" w:fill="7F7F7F" w:themeFill="text1" w:themeFillTint="80"/>
      </w:tcPr>
    </w:tblStylePr>
    <w:tblStylePr w:type="lastRow">
      <w:rPr>
        <w:rFonts w:ascii="Arial" w:hAnsi="Arial"/>
        <w:color w:val="F2F2F2"/>
        <w:sz w:val="22"/>
      </w:rPr>
      <w:tcPr>
        <w:shd w:val="clear" w:color="auto" w:fill="7F7F7F" w:themeFill="text1" w:themeFillTint="80"/>
      </w:tcPr>
    </w:tblStylePr>
  </w:style>
  <w:style w:type="table" w:styleId="555" w:customStyle="1">
    <w:name w:val="Bordered &amp; Lined - Accent 1"/>
    <w:basedOn w:val="421"/>
    <w:uiPriority w:val="99"/>
    <w:rPr>
      <w:color w:val="404040"/>
      <w:szCs w:val="20"/>
      <w:lang w:val="fr-BE"/>
    </w:rPr>
    <w:tblPr>
      <w:tblStyleRowBandSize w:val="1"/>
      <w:tblStyleColBandSize w:val="1"/>
      <w:tblBorders>
        <w:left w:val="single" w:color="245A8D" w:sz="4" w:space="0" w:themeColor="accent1" w:themeShade="95"/>
        <w:top w:val="single" w:color="245A8D" w:sz="4" w:space="0" w:themeColor="accent1" w:themeShade="95"/>
        <w:right w:val="single" w:color="245A8D" w:sz="4" w:space="0" w:themeColor="accent1" w:themeShade="95"/>
        <w:bottom w:val="single" w:color="245A8D" w:sz="4" w:space="0" w:themeColor="accent1" w:themeShade="95"/>
        <w:insideV w:val="single" w:color="245A8D" w:sz="4" w:space="0" w:themeColor="accent1" w:themeShade="95"/>
        <w:insideH w:val="single" w:color="245A8D"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BDFF1" w:themeFill="accent1" w:themeFillTint="50"/>
      </w:tcPr>
    </w:tblStylePr>
    <w:tblStylePr w:type="band2Vert">
      <w:rPr>
        <w:rFonts w:ascii="Arial" w:hAnsi="Arial"/>
        <w:color w:val="404040"/>
        <w:sz w:val="22"/>
      </w:rPr>
      <w:tcPr>
        <w:shd w:val="clear" w:color="auto" w:fill="CBDFF1" w:themeFill="accent1" w:themeFillTint="50"/>
      </w:tcPr>
    </w:tblStylePr>
    <w:tblStylePr w:type="firstCol">
      <w:rPr>
        <w:rFonts w:ascii="Arial" w:hAnsi="Arial"/>
        <w:color w:val="F2F2F2"/>
        <w:sz w:val="22"/>
      </w:rPr>
      <w:tcPr>
        <w:shd w:val="clear" w:color="auto" w:fill="68A2D8" w:themeFill="accent1" w:themeFillTint="EA"/>
      </w:tcPr>
    </w:tblStylePr>
    <w:tblStylePr w:type="firstRow">
      <w:rPr>
        <w:rFonts w:ascii="Arial" w:hAnsi="Arial"/>
        <w:color w:val="F2F2F2"/>
        <w:sz w:val="22"/>
      </w:rPr>
      <w:tcPr>
        <w:shd w:val="clear" w:color="auto" w:fill="68A2D8" w:themeFill="accent1" w:themeFillTint="EA"/>
      </w:tcPr>
    </w:tblStylePr>
    <w:tblStylePr w:type="lastCol">
      <w:rPr>
        <w:rFonts w:ascii="Arial" w:hAnsi="Arial"/>
        <w:color w:val="F2F2F2"/>
        <w:sz w:val="22"/>
      </w:rPr>
      <w:tcPr>
        <w:shd w:val="clear" w:color="auto" w:fill="68A2D8" w:themeFill="accent1" w:themeFillTint="EA"/>
      </w:tcPr>
    </w:tblStylePr>
    <w:tblStylePr w:type="lastRow">
      <w:rPr>
        <w:rFonts w:ascii="Arial" w:hAnsi="Arial"/>
        <w:color w:val="F2F2F2"/>
        <w:sz w:val="22"/>
      </w:rPr>
      <w:tcPr>
        <w:shd w:val="clear" w:color="auto" w:fill="68A2D8" w:themeFill="accent1" w:themeFillTint="EA"/>
      </w:tcPr>
    </w:tblStylePr>
  </w:style>
  <w:style w:type="table" w:styleId="556" w:customStyle="1">
    <w:name w:val="Bordered &amp; Lined - Accent 2"/>
    <w:basedOn w:val="421"/>
    <w:uiPriority w:val="99"/>
    <w:rPr>
      <w:color w:val="404040"/>
      <w:szCs w:val="20"/>
      <w:lang w:val="fr-BE"/>
    </w:rPr>
    <w:tblPr>
      <w:tblStyleRowBandSize w:val="1"/>
      <w:tblStyleColBandSize w:val="1"/>
      <w:tblBorders>
        <w:left w:val="single" w:color="99460D" w:sz="4" w:space="0" w:themeColor="accent2" w:themeShade="95"/>
        <w:top w:val="single" w:color="99460D" w:sz="4" w:space="0" w:themeColor="accent2" w:themeShade="95"/>
        <w:right w:val="single" w:color="99460D" w:sz="4" w:space="0" w:themeColor="accent2" w:themeShade="95"/>
        <w:bottom w:val="single" w:color="99460D" w:sz="4" w:space="0" w:themeColor="accent2" w:themeShade="95"/>
        <w:insideV w:val="single" w:color="99460D" w:sz="4" w:space="0" w:themeColor="accent2" w:themeShade="95"/>
        <w:insideH w:val="single" w:color="99460D"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BE5D6" w:themeFill="accent2" w:themeFillTint="32"/>
      </w:tcPr>
    </w:tblStylePr>
    <w:tblStylePr w:type="band2Vert">
      <w:rPr>
        <w:rFonts w:ascii="Arial" w:hAnsi="Arial"/>
        <w:color w:val="404040"/>
        <w:sz w:val="22"/>
      </w:rPr>
      <w:tcPr>
        <w:shd w:val="clear" w:color="auto" w:fill="FBE5D6" w:themeFill="accent2" w:themeFillTint="32"/>
      </w:tcPr>
    </w:tblStylePr>
    <w:tblStylePr w:type="firstCol">
      <w:rPr>
        <w:rFonts w:ascii="Arial" w:hAnsi="Arial"/>
        <w:color w:val="F2F2F2"/>
        <w:sz w:val="22"/>
      </w:rPr>
      <w:tcPr>
        <w:shd w:val="clear" w:color="auto" w:fill="F4B184" w:themeFill="accent2" w:themeFillTint="97"/>
      </w:tcPr>
    </w:tblStylePr>
    <w:tblStylePr w:type="firstRow">
      <w:rPr>
        <w:rFonts w:ascii="Arial" w:hAnsi="Arial"/>
        <w:color w:val="F2F2F2"/>
        <w:sz w:val="22"/>
      </w:rPr>
      <w:tcPr>
        <w:shd w:val="clear" w:color="auto" w:fill="F4B184" w:themeFill="accent2" w:themeFillTint="97"/>
      </w:tcPr>
    </w:tblStylePr>
    <w:tblStylePr w:type="lastCol">
      <w:rPr>
        <w:rFonts w:ascii="Arial" w:hAnsi="Arial"/>
        <w:color w:val="F2F2F2"/>
        <w:sz w:val="22"/>
      </w:rPr>
      <w:tcPr>
        <w:shd w:val="clear" w:color="auto" w:fill="F4B184" w:themeFill="accent2" w:themeFillTint="97"/>
      </w:tcPr>
    </w:tblStylePr>
    <w:tblStylePr w:type="lastRow">
      <w:rPr>
        <w:rFonts w:ascii="Arial" w:hAnsi="Arial"/>
        <w:color w:val="F2F2F2"/>
        <w:sz w:val="22"/>
      </w:rPr>
      <w:tcPr>
        <w:shd w:val="clear" w:color="auto" w:fill="F4B184" w:themeFill="accent2" w:themeFillTint="97"/>
      </w:tcPr>
    </w:tblStylePr>
  </w:style>
  <w:style w:type="table" w:styleId="557" w:customStyle="1">
    <w:name w:val="Bordered &amp; Lined - Accent 3"/>
    <w:basedOn w:val="421"/>
    <w:uiPriority w:val="99"/>
    <w:rPr>
      <w:color w:val="404040"/>
      <w:szCs w:val="20"/>
      <w:lang w:val="fr-BE"/>
    </w:rPr>
    <w:tblPr>
      <w:tblStyleRowBandSize w:val="1"/>
      <w:tblStyleColBandSize w:val="1"/>
      <w:tblBorders>
        <w:left w:val="single" w:color="606060" w:sz="4" w:space="0" w:themeColor="accent3" w:themeShade="95"/>
        <w:top w:val="single" w:color="606060" w:sz="4" w:space="0" w:themeColor="accent3" w:themeShade="95"/>
        <w:right w:val="single" w:color="606060" w:sz="4" w:space="0" w:themeColor="accent3" w:themeShade="95"/>
        <w:bottom w:val="single" w:color="606060" w:sz="4" w:space="0" w:themeColor="accent3" w:themeShade="95"/>
        <w:insideV w:val="single" w:color="606060" w:sz="4" w:space="0" w:themeColor="accent3" w:themeShade="95"/>
        <w:insideH w:val="single" w:color="60606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CECEC" w:themeFill="accent3" w:themeFillTint="34"/>
      </w:tcPr>
    </w:tblStylePr>
    <w:tblStylePr w:type="band2Vert">
      <w:rPr>
        <w:rFonts w:ascii="Arial" w:hAnsi="Arial"/>
        <w:color w:val="404040"/>
        <w:sz w:val="22"/>
      </w:rPr>
      <w:tcPr>
        <w:shd w:val="clear" w:color="auto" w:fill="ECECEC" w:themeFill="accent3" w:themeFillTint="34"/>
      </w:tcPr>
    </w:tblStylePr>
    <w:tblStylePr w:type="firstCol">
      <w:rPr>
        <w:rFonts w:ascii="Arial" w:hAnsi="Arial"/>
        <w:color w:val="F2F2F2"/>
        <w:sz w:val="22"/>
      </w:rPr>
      <w:tcPr>
        <w:shd w:val="clear" w:color="auto" w:fill="A5A5A5" w:themeFill="accent3" w:themeFillTint="FE"/>
      </w:tcPr>
    </w:tblStylePr>
    <w:tblStylePr w:type="firstRow">
      <w:rPr>
        <w:rFonts w:ascii="Arial" w:hAnsi="Arial"/>
        <w:color w:val="F2F2F2"/>
        <w:sz w:val="22"/>
      </w:rPr>
      <w:tcPr>
        <w:shd w:val="clear" w:color="auto" w:fill="A5A5A5" w:themeFill="accent3" w:themeFillTint="FE"/>
      </w:tcPr>
    </w:tblStylePr>
    <w:tblStylePr w:type="lastCol">
      <w:rPr>
        <w:rFonts w:ascii="Arial" w:hAnsi="Arial"/>
        <w:color w:val="F2F2F2"/>
        <w:sz w:val="22"/>
      </w:rPr>
      <w:tcPr>
        <w:shd w:val="clear" w:color="auto" w:fill="A5A5A5" w:themeFill="accent3" w:themeFillTint="FE"/>
      </w:tcPr>
    </w:tblStylePr>
    <w:tblStylePr w:type="lastRow">
      <w:rPr>
        <w:rFonts w:ascii="Arial" w:hAnsi="Arial"/>
        <w:color w:val="F2F2F2"/>
        <w:sz w:val="22"/>
      </w:rPr>
      <w:tcPr>
        <w:shd w:val="clear" w:color="auto" w:fill="A5A5A5" w:themeFill="accent3" w:themeFillTint="FE"/>
      </w:tcPr>
    </w:tblStylePr>
  </w:style>
  <w:style w:type="table" w:styleId="558" w:customStyle="1">
    <w:name w:val="Bordered &amp; Lined - Accent 4"/>
    <w:basedOn w:val="421"/>
    <w:uiPriority w:val="99"/>
    <w:rPr>
      <w:color w:val="404040"/>
      <w:szCs w:val="20"/>
      <w:lang w:val="fr-BE"/>
    </w:rPr>
    <w:tblPr>
      <w:tblStyleRowBandSize w:val="1"/>
      <w:tblStyleColBandSize w:val="1"/>
      <w:tblBorders>
        <w:left w:val="single" w:color="957000" w:sz="4" w:space="0" w:themeColor="accent4" w:themeShade="95"/>
        <w:top w:val="single" w:color="957000" w:sz="4" w:space="0" w:themeColor="accent4" w:themeShade="95"/>
        <w:right w:val="single" w:color="957000" w:sz="4" w:space="0" w:themeColor="accent4" w:themeShade="95"/>
        <w:bottom w:val="single" w:color="957000" w:sz="4" w:space="0" w:themeColor="accent4" w:themeShade="95"/>
        <w:insideV w:val="single" w:color="957000" w:sz="4" w:space="0" w:themeColor="accent4" w:themeShade="95"/>
        <w:insideH w:val="single" w:color="957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2CB" w:themeFill="accent4" w:themeFillTint="34"/>
      </w:tcPr>
    </w:tblStylePr>
    <w:tblStylePr w:type="band2Vert">
      <w:rPr>
        <w:rFonts w:ascii="Arial" w:hAnsi="Arial"/>
        <w:color w:val="404040"/>
        <w:sz w:val="22"/>
      </w:rPr>
      <w:tcPr>
        <w:shd w:val="clear" w:color="auto" w:fill="FFF2CB" w:themeFill="accent4" w:themeFillTint="34"/>
      </w:tcPr>
    </w:tblStylePr>
    <w:tblStylePr w:type="firstCol">
      <w:rPr>
        <w:rFonts w:ascii="Arial" w:hAnsi="Arial"/>
        <w:color w:val="F2F2F2"/>
        <w:sz w:val="22"/>
      </w:rPr>
      <w:tcPr>
        <w:shd w:val="clear" w:color="auto" w:fill="FFD865" w:themeFill="accent4" w:themeFillTint="9A"/>
      </w:tcPr>
    </w:tblStylePr>
    <w:tblStylePr w:type="firstRow">
      <w:rPr>
        <w:rFonts w:ascii="Arial" w:hAnsi="Arial"/>
        <w:color w:val="F2F2F2"/>
        <w:sz w:val="22"/>
      </w:rPr>
      <w:tcPr>
        <w:shd w:val="clear" w:color="auto" w:fill="FFD865" w:themeFill="accent4" w:themeFillTint="9A"/>
      </w:tcPr>
    </w:tblStylePr>
    <w:tblStylePr w:type="lastCol">
      <w:rPr>
        <w:rFonts w:ascii="Arial" w:hAnsi="Arial"/>
        <w:color w:val="F2F2F2"/>
        <w:sz w:val="22"/>
      </w:rPr>
      <w:tcPr>
        <w:shd w:val="clear" w:color="auto" w:fill="FFD865" w:themeFill="accent4" w:themeFillTint="9A"/>
      </w:tcPr>
    </w:tblStylePr>
    <w:tblStylePr w:type="lastRow">
      <w:rPr>
        <w:rFonts w:ascii="Arial" w:hAnsi="Arial"/>
        <w:color w:val="F2F2F2"/>
        <w:sz w:val="22"/>
      </w:rPr>
      <w:tcPr>
        <w:shd w:val="clear" w:color="auto" w:fill="FFD865" w:themeFill="accent4" w:themeFillTint="9A"/>
      </w:tcPr>
    </w:tblStylePr>
  </w:style>
  <w:style w:type="table" w:styleId="559" w:customStyle="1">
    <w:name w:val="Bordered &amp; Lined - Accent 5"/>
    <w:basedOn w:val="421"/>
    <w:uiPriority w:val="99"/>
    <w:rPr>
      <w:color w:val="404040"/>
      <w:szCs w:val="20"/>
      <w:lang w:val="fr-BE"/>
    </w:rPr>
    <w:tblPr>
      <w:tblStyleRowBandSize w:val="1"/>
      <w:tblStyleColBandSize w:val="1"/>
      <w:tblBorders>
        <w:left w:val="single" w:color="254175" w:sz="4" w:space="0" w:themeColor="accent5" w:themeShade="95"/>
        <w:top w:val="single" w:color="254175" w:sz="4" w:space="0" w:themeColor="accent5" w:themeShade="95"/>
        <w:right w:val="single" w:color="254175" w:sz="4" w:space="0" w:themeColor="accent5" w:themeShade="95"/>
        <w:bottom w:val="single" w:color="254175" w:sz="4" w:space="0" w:themeColor="accent5" w:themeShade="95"/>
        <w:insideV w:val="single" w:color="254175" w:sz="4" w:space="0" w:themeColor="accent5" w:themeShade="95"/>
        <w:insideH w:val="single" w:color="254175"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8E2F3" w:themeFill="accent5" w:themeFillTint="34"/>
      </w:tcPr>
    </w:tblStylePr>
    <w:tblStylePr w:type="band2Vert">
      <w:rPr>
        <w:rFonts w:ascii="Arial" w:hAnsi="Arial"/>
        <w:color w:val="404040"/>
        <w:sz w:val="22"/>
      </w:rPr>
      <w:tcPr>
        <w:shd w:val="clear" w:color="auto" w:fill="D8E2F3" w:themeFill="accent5" w:themeFillTint="34"/>
      </w:tcPr>
    </w:tblStylePr>
    <w:tblStylePr w:type="firstCol">
      <w:rPr>
        <w:rFonts w:ascii="Arial" w:hAnsi="Arial"/>
        <w:color w:val="F2F2F2"/>
        <w:sz w:val="22"/>
      </w:rPr>
      <w:tcPr>
        <w:shd w:val="clear" w:color="auto" w:fill="4472C4" w:themeFill="accent5"/>
      </w:tcPr>
    </w:tblStylePr>
    <w:tblStylePr w:type="firstRow">
      <w:rPr>
        <w:rFonts w:ascii="Arial" w:hAnsi="Arial"/>
        <w:color w:val="F2F2F2"/>
        <w:sz w:val="22"/>
      </w:rPr>
      <w:tcPr>
        <w:shd w:val="clear" w:color="auto" w:fill="4472C4" w:themeFill="accent5"/>
      </w:tcPr>
    </w:tblStylePr>
    <w:tblStylePr w:type="lastCol">
      <w:rPr>
        <w:rFonts w:ascii="Arial" w:hAnsi="Arial"/>
        <w:color w:val="F2F2F2"/>
        <w:sz w:val="22"/>
      </w:rPr>
      <w:tcPr>
        <w:shd w:val="clear" w:color="auto" w:fill="4472C4" w:themeFill="accent5"/>
      </w:tcPr>
    </w:tblStylePr>
    <w:tblStylePr w:type="lastRow">
      <w:rPr>
        <w:rFonts w:ascii="Arial" w:hAnsi="Arial"/>
        <w:color w:val="F2F2F2"/>
        <w:sz w:val="22"/>
      </w:rPr>
      <w:tcPr>
        <w:shd w:val="clear" w:color="auto" w:fill="4472C4" w:themeFill="accent5"/>
      </w:tcPr>
    </w:tblStylePr>
  </w:style>
  <w:style w:type="table" w:styleId="560" w:customStyle="1">
    <w:name w:val="Bordered &amp; Lined - Accent 6"/>
    <w:basedOn w:val="421"/>
    <w:uiPriority w:val="99"/>
    <w:rPr>
      <w:color w:val="404040"/>
      <w:szCs w:val="20"/>
      <w:lang w:val="fr-BE"/>
    </w:rPr>
    <w:tblPr>
      <w:tblStyleRowBandSize w:val="1"/>
      <w:tblStyleColBandSize w:val="1"/>
      <w:tblBorders>
        <w:left w:val="single" w:color="416429" w:sz="4" w:space="0" w:themeColor="accent6" w:themeShade="95"/>
        <w:top w:val="single" w:color="416429" w:sz="4" w:space="0" w:themeColor="accent6" w:themeShade="95"/>
        <w:right w:val="single" w:color="416429" w:sz="4" w:space="0" w:themeColor="accent6" w:themeShade="95"/>
        <w:bottom w:val="single" w:color="416429" w:sz="4" w:space="0" w:themeColor="accent6" w:themeShade="95"/>
        <w:insideV w:val="single" w:color="416429" w:sz="4" w:space="0" w:themeColor="accent6" w:themeShade="95"/>
        <w:insideH w:val="single" w:color="416429"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1EFD8" w:themeFill="accent6" w:themeFillTint="34"/>
      </w:tcPr>
    </w:tblStylePr>
    <w:tblStylePr w:type="band2Vert">
      <w:rPr>
        <w:rFonts w:ascii="Arial" w:hAnsi="Arial"/>
        <w:color w:val="404040"/>
        <w:sz w:val="22"/>
      </w:rPr>
      <w:tcPr>
        <w:shd w:val="clear" w:color="auto" w:fill="E1EFD8" w:themeFill="accent6" w:themeFillTint="34"/>
      </w:tcPr>
    </w:tblStylePr>
    <w:tblStylePr w:type="firstCol">
      <w:rPr>
        <w:rFonts w:ascii="Arial" w:hAnsi="Arial"/>
        <w:color w:val="F2F2F2"/>
        <w:sz w:val="22"/>
      </w:rPr>
      <w:tcPr>
        <w:shd w:val="clear" w:color="auto" w:fill="70AD47" w:themeFill="accent6"/>
      </w:tcPr>
    </w:tblStylePr>
    <w:tblStylePr w:type="firstRow">
      <w:rPr>
        <w:rFonts w:ascii="Arial" w:hAnsi="Arial"/>
        <w:color w:val="F2F2F2"/>
        <w:sz w:val="22"/>
      </w:rPr>
      <w:tcPr>
        <w:shd w:val="clear" w:color="auto" w:fill="70AD47" w:themeFill="accent6"/>
      </w:tcPr>
    </w:tblStylePr>
    <w:tblStylePr w:type="lastCol">
      <w:rPr>
        <w:rFonts w:ascii="Arial" w:hAnsi="Arial"/>
        <w:color w:val="F2F2F2"/>
        <w:sz w:val="22"/>
      </w:rPr>
      <w:tcPr>
        <w:shd w:val="clear" w:color="auto" w:fill="70AD47" w:themeFill="accent6"/>
      </w:tcPr>
    </w:tblStylePr>
    <w:tblStylePr w:type="lastRow">
      <w:rPr>
        <w:rFonts w:ascii="Arial" w:hAnsi="Arial"/>
        <w:color w:val="F2F2F2"/>
        <w:sz w:val="22"/>
      </w:rPr>
      <w:tcPr>
        <w:shd w:val="clear" w:color="auto" w:fill="70AD47" w:themeFill="accent6"/>
      </w:tcPr>
    </w:tblStylePr>
  </w:style>
  <w:style w:type="table" w:styleId="561" w:customStyle="1">
    <w:name w:val="Bordered"/>
    <w:basedOn w:val="421"/>
    <w:uiPriority w:val="99"/>
    <w:tblPr>
      <w:tblStyleRowBandSize w:val="1"/>
      <w:tblStyleColBandSize w:val="1"/>
      <w:tblBorders>
        <w:left w:val="single" w:color="D9D9D9" w:sz="4" w:space="0" w:themeColor="text1" w:themeTint="26"/>
        <w:top w:val="single" w:color="D9D9D9" w:sz="4" w:space="0" w:themeColor="text1" w:themeTint="26"/>
        <w:right w:val="single" w:color="D9D9D9" w:sz="4" w:space="0" w:themeColor="text1" w:themeTint="26"/>
        <w:bottom w:val="single" w:color="D9D9D9" w:sz="4" w:space="0" w:themeColor="text1" w:themeTint="26"/>
        <w:insideV w:val="single" w:color="D9D9D9" w:sz="4" w:space="0" w:themeColor="text1" w:themeTint="26"/>
        <w:insideH w:val="single" w:color="D9D9D9" w:sz="4" w:space="0" w:themeColor="text1" w:themeTint="26"/>
      </w:tblBorders>
    </w:tblPr>
    <w:tblStylePr w:type="band1Horz">
      <w:rPr>
        <w:rFonts w:ascii="Arial" w:hAnsi="Arial"/>
        <w:color w:val="404040"/>
        <w:sz w:val="22"/>
      </w:rPr>
      <w:tcPr>
        <w:tcBorders>
          <w:left w:val="single" w:color="D9D9D9" w:sz="4" w:space="0" w:themeColor="text1" w:themeTint="26"/>
          <w:top w:val="single" w:color="D9D9D9" w:sz="4" w:space="0" w:themeColor="text1" w:themeTint="26"/>
          <w:right w:val="single" w:color="D9D9D9" w:sz="4" w:space="0" w:themeColor="text1" w:themeTint="26"/>
          <w:bottom w:val="single" w:color="D9D9D9"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sz="12" w:space="0" w:themeColor="text1" w:themeTint="80"/>
        </w:tcBorders>
      </w:tcPr>
    </w:tblStylePr>
    <w:tblStylePr w:type="lastCol">
      <w:rPr>
        <w:rFonts w:ascii="Arial" w:hAnsi="Arial"/>
        <w:color w:val="404040"/>
        <w:sz w:val="22"/>
      </w:rPr>
      <w:tcPr>
        <w:tcBorders>
          <w:left w:val="single" w:color="7F7F7F" w:sz="12" w:space="0" w:themeColor="text1" w:themeTint="80"/>
        </w:tcBorders>
      </w:tcPr>
    </w:tblStylePr>
    <w:tblStylePr w:type="lastRow">
      <w:rPr>
        <w:rFonts w:ascii="Arial" w:hAnsi="Arial"/>
        <w:color w:val="404040"/>
        <w:sz w:val="22"/>
      </w:rPr>
      <w:tcPr>
        <w:tcBorders>
          <w:top w:val="single" w:color="7F7F7F" w:sz="12" w:space="0" w:themeColor="text1" w:themeTint="80"/>
        </w:tcBorders>
      </w:tcPr>
    </w:tblStylePr>
  </w:style>
  <w:style w:type="table" w:styleId="562" w:customStyle="1">
    <w:name w:val="Bordered - Accent 1"/>
    <w:basedOn w:val="421"/>
    <w:uiPriority w:val="99"/>
    <w:tblPr>
      <w:tblStyleRowBandSize w:val="1"/>
      <w:tblStyleColBandSize w:val="1"/>
      <w:tblBorders>
        <w:left w:val="single" w:color="BCD6EE" w:sz="4" w:space="0" w:themeColor="accent1" w:themeTint="67"/>
        <w:top w:val="single" w:color="BCD6EE" w:sz="4" w:space="0" w:themeColor="accent1" w:themeTint="67"/>
        <w:right w:val="single" w:color="BCD6EE" w:sz="4" w:space="0" w:themeColor="accent1" w:themeTint="67"/>
        <w:bottom w:val="single" w:color="BCD6EE" w:sz="4" w:space="0" w:themeColor="accent1" w:themeTint="67"/>
        <w:insideV w:val="single" w:color="BCD6EE" w:sz="4" w:space="0" w:themeColor="accent1" w:themeTint="67"/>
        <w:insideH w:val="single" w:color="BCD6EE" w:sz="4" w:space="0" w:themeColor="accent1" w:themeTint="67"/>
      </w:tblBorders>
    </w:tblPr>
    <w:tblStylePr w:type="band1Horz">
      <w:rPr>
        <w:rFonts w:ascii="Arial" w:hAnsi="Arial"/>
        <w:color w:val="404040"/>
        <w:sz w:val="22"/>
      </w:rPr>
      <w:tcPr>
        <w:tcBorders>
          <w:left w:val="single" w:color="BCD6EE" w:sz="4" w:space="0" w:themeColor="accent1" w:themeTint="67"/>
          <w:top w:val="single" w:color="BCD6EE" w:sz="4" w:space="0" w:themeColor="accent1" w:themeTint="67"/>
          <w:right w:val="single" w:color="BCD6EE" w:sz="4" w:space="0" w:themeColor="accent1" w:themeTint="67"/>
          <w:bottom w:val="single" w:color="BCD6EE"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5B9BD5" w:sz="12" w:space="0" w:themeColor="accent1"/>
        </w:tcBorders>
      </w:tcPr>
    </w:tblStylePr>
    <w:tblStylePr w:type="lastCol">
      <w:rPr>
        <w:rFonts w:ascii="Arial" w:hAnsi="Arial"/>
        <w:color w:val="404040"/>
        <w:sz w:val="22"/>
      </w:rPr>
      <w:tcPr>
        <w:tcBorders>
          <w:left w:val="single" w:color="5B9BD5" w:sz="12" w:space="0" w:themeColor="accent1"/>
        </w:tcBorders>
      </w:tcPr>
    </w:tblStylePr>
    <w:tblStylePr w:type="lastRow">
      <w:rPr>
        <w:rFonts w:ascii="Arial" w:hAnsi="Arial"/>
        <w:color w:val="404040"/>
        <w:sz w:val="22"/>
      </w:rPr>
      <w:tcPr>
        <w:tcBorders>
          <w:top w:val="single" w:color="5B9BD5" w:sz="12" w:space="0" w:themeColor="accent1"/>
        </w:tcBorders>
      </w:tcPr>
    </w:tblStylePr>
  </w:style>
  <w:style w:type="table" w:styleId="563" w:customStyle="1">
    <w:name w:val="Bordered - Accent 2"/>
    <w:basedOn w:val="421"/>
    <w:uiPriority w:val="99"/>
    <w:tblPr>
      <w:tblStyleRowBandSize w:val="1"/>
      <w:tblStyleColBandSize w:val="1"/>
      <w:tblBorders>
        <w:left w:val="single" w:color="F7CAAB" w:sz="4" w:space="0" w:themeColor="accent2" w:themeTint="67"/>
        <w:top w:val="single" w:color="F7CAAB" w:sz="4" w:space="0" w:themeColor="accent2" w:themeTint="67"/>
        <w:right w:val="single" w:color="F7CAAB" w:sz="4" w:space="0" w:themeColor="accent2" w:themeTint="67"/>
        <w:bottom w:val="single" w:color="F7CAAB" w:sz="4" w:space="0" w:themeColor="accent2" w:themeTint="67"/>
        <w:insideV w:val="single" w:color="F7CAAB" w:sz="4" w:space="0" w:themeColor="accent2" w:themeTint="67"/>
        <w:insideH w:val="single" w:color="F7CAAB" w:sz="4" w:space="0" w:themeColor="accent2" w:themeTint="67"/>
      </w:tblBorders>
    </w:tblPr>
    <w:tblStylePr w:type="band1Horz">
      <w:rPr>
        <w:rFonts w:ascii="Arial" w:hAnsi="Arial"/>
        <w:color w:val="404040"/>
        <w:sz w:val="22"/>
      </w:rPr>
      <w:tcPr>
        <w:tcBorders>
          <w:left w:val="single" w:color="F7CAAB" w:sz="4" w:space="0" w:themeColor="accent2" w:themeTint="67"/>
          <w:top w:val="single" w:color="F7CAAB" w:sz="4" w:space="0" w:themeColor="accent2" w:themeTint="67"/>
          <w:right w:val="single" w:color="F7CAAB" w:sz="4" w:space="0" w:themeColor="accent2" w:themeTint="67"/>
          <w:bottom w:val="single" w:color="F7CAAB"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F4B184" w:sz="12" w:space="0" w:themeColor="accent2" w:themeTint="97"/>
        </w:tcBorders>
      </w:tcPr>
    </w:tblStylePr>
    <w:tblStylePr w:type="lastCol">
      <w:rPr>
        <w:rFonts w:ascii="Arial" w:hAnsi="Arial"/>
        <w:color w:val="404040"/>
        <w:sz w:val="22"/>
      </w:rPr>
      <w:tcPr>
        <w:tcBorders>
          <w:left w:val="single" w:color="F4B184" w:sz="12" w:space="0" w:themeColor="accent2" w:themeTint="97"/>
        </w:tcBorders>
      </w:tcPr>
    </w:tblStylePr>
    <w:tblStylePr w:type="lastRow">
      <w:rPr>
        <w:rFonts w:ascii="Arial" w:hAnsi="Arial"/>
        <w:color w:val="404040"/>
        <w:sz w:val="22"/>
      </w:rPr>
      <w:tcPr>
        <w:tcBorders>
          <w:top w:val="single" w:color="F4B184" w:sz="12" w:space="0" w:themeColor="accent2" w:themeTint="97"/>
        </w:tcBorders>
      </w:tcPr>
    </w:tblStylePr>
  </w:style>
  <w:style w:type="table" w:styleId="564" w:customStyle="1">
    <w:name w:val="Bordered - Accent 3"/>
    <w:basedOn w:val="421"/>
    <w:uiPriority w:val="99"/>
    <w:tblPr>
      <w:tblStyleRowBandSize w:val="1"/>
      <w:tblStyleColBandSize w:val="1"/>
      <w:tblBorders>
        <w:left w:val="single" w:color="DADADA" w:sz="4" w:space="0" w:themeColor="accent3" w:themeTint="67"/>
        <w:top w:val="single" w:color="DADADA" w:sz="4" w:space="0" w:themeColor="accent3" w:themeTint="67"/>
        <w:right w:val="single" w:color="DADADA" w:sz="4" w:space="0" w:themeColor="accent3" w:themeTint="67"/>
        <w:bottom w:val="single" w:color="DADADA" w:sz="4" w:space="0" w:themeColor="accent3" w:themeTint="67"/>
        <w:insideV w:val="single" w:color="DADADA" w:sz="4" w:space="0" w:themeColor="accent3" w:themeTint="67"/>
        <w:insideH w:val="single" w:color="DADADA" w:sz="4" w:space="0" w:themeColor="accent3" w:themeTint="67"/>
      </w:tblBorders>
    </w:tblPr>
    <w:tblStylePr w:type="band1Horz">
      <w:rPr>
        <w:rFonts w:ascii="Arial" w:hAnsi="Arial"/>
        <w:color w:val="404040"/>
        <w:sz w:val="22"/>
      </w:rPr>
      <w:tcPr>
        <w:tcBorders>
          <w:left w:val="single" w:color="DADADA" w:sz="4" w:space="0" w:themeColor="accent3" w:themeTint="67"/>
          <w:top w:val="single" w:color="DADADA" w:sz="4" w:space="0" w:themeColor="accent3" w:themeTint="67"/>
          <w:right w:val="single" w:color="DADADA" w:sz="4" w:space="0" w:themeColor="accent3" w:themeTint="67"/>
          <w:bottom w:val="single" w:color="DADADA"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C9C9C9" w:sz="12" w:space="0" w:themeColor="accent3" w:themeTint="98"/>
        </w:tcBorders>
      </w:tcPr>
    </w:tblStylePr>
    <w:tblStylePr w:type="lastCol">
      <w:rPr>
        <w:rFonts w:ascii="Arial" w:hAnsi="Arial"/>
        <w:color w:val="404040"/>
        <w:sz w:val="22"/>
      </w:rPr>
      <w:tcPr>
        <w:tcBorders>
          <w:left w:val="single" w:color="C9C9C9" w:sz="12" w:space="0" w:themeColor="accent3" w:themeTint="98"/>
        </w:tcBorders>
      </w:tcPr>
    </w:tblStylePr>
    <w:tblStylePr w:type="lastRow">
      <w:rPr>
        <w:rFonts w:ascii="Arial" w:hAnsi="Arial"/>
        <w:color w:val="404040"/>
        <w:sz w:val="22"/>
      </w:rPr>
      <w:tcPr>
        <w:tcBorders>
          <w:top w:val="single" w:color="C9C9C9" w:sz="12" w:space="0" w:themeColor="accent3" w:themeTint="98"/>
        </w:tcBorders>
      </w:tcPr>
    </w:tblStylePr>
  </w:style>
  <w:style w:type="table" w:styleId="565" w:customStyle="1">
    <w:name w:val="Bordered - Accent 4"/>
    <w:basedOn w:val="421"/>
    <w:uiPriority w:val="99"/>
    <w:tblPr>
      <w:tblStyleRowBandSize w:val="1"/>
      <w:tblStyleColBandSize w:val="1"/>
      <w:tblBorders>
        <w:left w:val="single" w:color="FFE598" w:sz="4" w:space="0" w:themeColor="accent4" w:themeTint="67"/>
        <w:top w:val="single" w:color="FFE598" w:sz="4" w:space="0" w:themeColor="accent4" w:themeTint="67"/>
        <w:right w:val="single" w:color="FFE598" w:sz="4" w:space="0" w:themeColor="accent4" w:themeTint="67"/>
        <w:bottom w:val="single" w:color="FFE598" w:sz="4" w:space="0" w:themeColor="accent4" w:themeTint="67"/>
        <w:insideV w:val="single" w:color="FFE598" w:sz="4" w:space="0" w:themeColor="accent4" w:themeTint="67"/>
        <w:insideH w:val="single" w:color="FFE598" w:sz="4" w:space="0" w:themeColor="accent4" w:themeTint="67"/>
      </w:tblBorders>
    </w:tblPr>
    <w:tblStylePr w:type="band1Horz">
      <w:rPr>
        <w:rFonts w:ascii="Arial" w:hAnsi="Arial"/>
        <w:color w:val="404040"/>
        <w:sz w:val="22"/>
      </w:rPr>
      <w:tcPr>
        <w:tcBorders>
          <w:left w:val="single" w:color="FFE598" w:sz="4" w:space="0" w:themeColor="accent4" w:themeTint="67"/>
          <w:top w:val="single" w:color="FFE598" w:sz="4" w:space="0" w:themeColor="accent4" w:themeTint="67"/>
          <w:right w:val="single" w:color="FFE598" w:sz="4" w:space="0" w:themeColor="accent4" w:themeTint="67"/>
          <w:bottom w:val="single" w:color="FFE598"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FFD865" w:sz="12" w:space="0" w:themeColor="accent4" w:themeTint="9A"/>
        </w:tcBorders>
      </w:tcPr>
    </w:tblStylePr>
    <w:tblStylePr w:type="lastCol">
      <w:rPr>
        <w:rFonts w:ascii="Arial" w:hAnsi="Arial"/>
        <w:color w:val="404040"/>
        <w:sz w:val="22"/>
      </w:rPr>
      <w:tcPr>
        <w:tcBorders>
          <w:left w:val="single" w:color="FFD865" w:sz="12" w:space="0" w:themeColor="accent4" w:themeTint="9A"/>
        </w:tcBorders>
      </w:tcPr>
    </w:tblStylePr>
    <w:tblStylePr w:type="lastRow">
      <w:rPr>
        <w:rFonts w:ascii="Arial" w:hAnsi="Arial"/>
        <w:color w:val="404040"/>
        <w:sz w:val="22"/>
      </w:rPr>
      <w:tcPr>
        <w:tcBorders>
          <w:top w:val="single" w:color="FFD865" w:sz="12" w:space="0" w:themeColor="accent4" w:themeTint="9A"/>
        </w:tcBorders>
      </w:tcPr>
    </w:tblStylePr>
  </w:style>
  <w:style w:type="table" w:styleId="566" w:customStyle="1">
    <w:name w:val="Bordered - Accent 5"/>
    <w:basedOn w:val="421"/>
    <w:uiPriority w:val="99"/>
    <w:tblPr>
      <w:tblStyleRowBandSize w:val="1"/>
      <w:tblStyleColBandSize w:val="1"/>
      <w:tblBorders>
        <w:left w:val="single" w:color="B3C5E7" w:sz="4" w:space="0" w:themeColor="accent5" w:themeTint="67"/>
        <w:top w:val="single" w:color="B3C5E7" w:sz="4" w:space="0" w:themeColor="accent5" w:themeTint="67"/>
        <w:right w:val="single" w:color="B3C5E7" w:sz="4" w:space="0" w:themeColor="accent5" w:themeTint="67"/>
        <w:bottom w:val="single" w:color="B3C5E7" w:sz="4" w:space="0" w:themeColor="accent5" w:themeTint="67"/>
        <w:insideV w:val="single" w:color="B3C5E7" w:sz="4" w:space="0" w:themeColor="accent5" w:themeTint="67"/>
        <w:insideH w:val="single" w:color="B3C5E7" w:sz="4" w:space="0" w:themeColor="accent5" w:themeTint="67"/>
      </w:tblBorders>
    </w:tblPr>
    <w:tblStylePr w:type="band1Horz">
      <w:rPr>
        <w:rFonts w:ascii="Arial" w:hAnsi="Arial"/>
        <w:color w:val="404040"/>
        <w:sz w:val="22"/>
      </w:rPr>
      <w:tcPr>
        <w:tcBorders>
          <w:left w:val="single" w:color="B3C5E7" w:sz="4" w:space="0" w:themeColor="accent5" w:themeTint="67"/>
          <w:top w:val="single" w:color="B3C5E7" w:sz="4" w:space="0" w:themeColor="accent5" w:themeTint="67"/>
          <w:right w:val="single" w:color="B3C5E7" w:sz="4" w:space="0" w:themeColor="accent5" w:themeTint="67"/>
          <w:bottom w:val="single" w:color="B3C5E7"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8DA9DB" w:sz="12" w:space="0" w:themeColor="accent5" w:themeTint="9A"/>
        </w:tcBorders>
      </w:tcPr>
    </w:tblStylePr>
    <w:tblStylePr w:type="lastCol">
      <w:rPr>
        <w:rFonts w:ascii="Arial" w:hAnsi="Arial"/>
        <w:color w:val="404040"/>
        <w:sz w:val="22"/>
      </w:rPr>
      <w:tcPr>
        <w:tcBorders>
          <w:left w:val="single" w:color="8DA9DB" w:sz="12" w:space="0" w:themeColor="accent5" w:themeTint="9A"/>
        </w:tcBorders>
      </w:tcPr>
    </w:tblStylePr>
    <w:tblStylePr w:type="lastRow">
      <w:rPr>
        <w:rFonts w:ascii="Arial" w:hAnsi="Arial"/>
        <w:color w:val="404040"/>
        <w:sz w:val="22"/>
      </w:rPr>
      <w:tcPr>
        <w:tcBorders>
          <w:top w:val="single" w:color="8DA9DB" w:sz="12" w:space="0" w:themeColor="accent5" w:themeTint="9A"/>
        </w:tcBorders>
      </w:tcPr>
    </w:tblStylePr>
  </w:style>
  <w:style w:type="table" w:styleId="567" w:customStyle="1">
    <w:name w:val="Bordered - Accent 6"/>
    <w:basedOn w:val="421"/>
    <w:uiPriority w:val="99"/>
    <w:tblPr>
      <w:tblStyleRowBandSize w:val="1"/>
      <w:tblStyleColBandSize w:val="1"/>
      <w:tblBorders>
        <w:left w:val="single" w:color="C4DFB2" w:sz="4" w:space="0" w:themeColor="accent6" w:themeTint="67"/>
        <w:top w:val="single" w:color="C4DFB2" w:sz="4" w:space="0" w:themeColor="accent6" w:themeTint="67"/>
        <w:right w:val="single" w:color="C4DFB2" w:sz="4" w:space="0" w:themeColor="accent6" w:themeTint="67"/>
        <w:bottom w:val="single" w:color="C4DFB2" w:sz="4" w:space="0" w:themeColor="accent6" w:themeTint="67"/>
        <w:insideV w:val="single" w:color="C4DFB2" w:sz="4" w:space="0" w:themeColor="accent6" w:themeTint="67"/>
        <w:insideH w:val="single" w:color="C4DFB2" w:sz="4" w:space="0" w:themeColor="accent6" w:themeTint="67"/>
      </w:tblBorders>
    </w:tblPr>
    <w:tblStylePr w:type="band1Horz">
      <w:rPr>
        <w:rFonts w:ascii="Arial" w:hAnsi="Arial"/>
        <w:color w:val="404040"/>
        <w:sz w:val="22"/>
      </w:rPr>
      <w:tcPr>
        <w:tcBorders>
          <w:left w:val="single" w:color="C4DFB2" w:sz="4" w:space="0" w:themeColor="accent6" w:themeTint="67"/>
          <w:top w:val="single" w:color="C4DFB2" w:sz="4" w:space="0" w:themeColor="accent6" w:themeTint="67"/>
          <w:right w:val="single" w:color="C4DFB2" w:sz="4" w:space="0" w:themeColor="accent6" w:themeTint="67"/>
          <w:bottom w:val="single" w:color="C4DFB2"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A9D08E" w:sz="12" w:space="0" w:themeColor="accent6" w:themeTint="98"/>
        </w:tcBorders>
      </w:tcPr>
    </w:tblStylePr>
    <w:tblStylePr w:type="lastCol">
      <w:rPr>
        <w:rFonts w:ascii="Arial" w:hAnsi="Arial"/>
        <w:color w:val="404040"/>
        <w:sz w:val="22"/>
      </w:rPr>
      <w:tcPr>
        <w:tcBorders>
          <w:left w:val="single" w:color="A9D08E" w:sz="12" w:space="0" w:themeColor="accent6" w:themeTint="98"/>
        </w:tcBorders>
      </w:tcPr>
    </w:tblStylePr>
    <w:tblStylePr w:type="lastRow">
      <w:rPr>
        <w:rFonts w:ascii="Arial" w:hAnsi="Arial"/>
        <w:color w:val="404040"/>
        <w:sz w:val="22"/>
      </w:rPr>
      <w:tcPr>
        <w:tcBorders>
          <w:top w:val="single" w:color="A9D08E" w:sz="12" w:space="0" w:themeColor="accent6" w:themeTint="98"/>
        </w:tcBorders>
      </w:tcPr>
    </w:tblStylePr>
  </w:style>
  <w:style w:type="character" w:styleId="568">
    <w:name w:val="Hyperlink"/>
    <w:uiPriority w:val="99"/>
    <w:unhideWhenUsed/>
    <w:rPr>
      <w:color w:val="0563C1" w:themeColor="hyperlink"/>
      <w:u w:val="single"/>
    </w:rPr>
  </w:style>
  <w:style w:type="paragraph" w:styleId="569">
    <w:name w:val="footnote text"/>
    <w:basedOn w:val="410"/>
    <w:link w:val="570"/>
    <w:uiPriority w:val="99"/>
    <w:semiHidden/>
    <w:unhideWhenUsed/>
    <w:rPr>
      <w:sz w:val="18"/>
    </w:rPr>
    <w:pPr>
      <w:spacing w:after="40"/>
    </w:pPr>
  </w:style>
  <w:style w:type="character" w:styleId="570" w:customStyle="1">
    <w:name w:val="Footnote Text Char"/>
    <w:link w:val="569"/>
    <w:uiPriority w:val="99"/>
    <w:rPr>
      <w:sz w:val="18"/>
    </w:rPr>
  </w:style>
  <w:style w:type="character" w:styleId="571">
    <w:name w:val="footnote reference"/>
    <w:basedOn w:val="420"/>
    <w:uiPriority w:val="99"/>
    <w:unhideWhenUsed/>
    <w:rPr>
      <w:vertAlign w:val="superscript"/>
    </w:rPr>
  </w:style>
  <w:style w:type="paragraph" w:styleId="572">
    <w:name w:val="toc 1"/>
    <w:basedOn w:val="410"/>
    <w:next w:val="410"/>
    <w:uiPriority w:val="39"/>
    <w:unhideWhenUsed/>
    <w:pPr>
      <w:spacing w:after="57"/>
    </w:pPr>
  </w:style>
  <w:style w:type="paragraph" w:styleId="573">
    <w:name w:val="toc 2"/>
    <w:basedOn w:val="410"/>
    <w:next w:val="410"/>
    <w:uiPriority w:val="39"/>
    <w:unhideWhenUsed/>
    <w:pPr>
      <w:ind w:left="283"/>
      <w:spacing w:after="57"/>
    </w:pPr>
  </w:style>
  <w:style w:type="paragraph" w:styleId="574">
    <w:name w:val="toc 3"/>
    <w:basedOn w:val="410"/>
    <w:next w:val="410"/>
    <w:uiPriority w:val="39"/>
    <w:unhideWhenUsed/>
    <w:pPr>
      <w:ind w:left="567"/>
      <w:spacing w:after="57"/>
    </w:pPr>
  </w:style>
  <w:style w:type="paragraph" w:styleId="575">
    <w:name w:val="toc 4"/>
    <w:basedOn w:val="410"/>
    <w:next w:val="410"/>
    <w:uiPriority w:val="39"/>
    <w:unhideWhenUsed/>
    <w:pPr>
      <w:ind w:left="850"/>
      <w:spacing w:after="57"/>
    </w:pPr>
  </w:style>
  <w:style w:type="paragraph" w:styleId="576">
    <w:name w:val="toc 5"/>
    <w:basedOn w:val="410"/>
    <w:next w:val="410"/>
    <w:uiPriority w:val="39"/>
    <w:unhideWhenUsed/>
    <w:pPr>
      <w:ind w:left="1134"/>
      <w:spacing w:after="57"/>
    </w:pPr>
  </w:style>
  <w:style w:type="paragraph" w:styleId="577">
    <w:name w:val="toc 6"/>
    <w:basedOn w:val="410"/>
    <w:next w:val="410"/>
    <w:uiPriority w:val="39"/>
    <w:unhideWhenUsed/>
    <w:pPr>
      <w:ind w:left="1417"/>
      <w:spacing w:after="57"/>
    </w:pPr>
  </w:style>
  <w:style w:type="paragraph" w:styleId="578">
    <w:name w:val="toc 7"/>
    <w:basedOn w:val="410"/>
    <w:next w:val="410"/>
    <w:uiPriority w:val="39"/>
    <w:unhideWhenUsed/>
    <w:pPr>
      <w:ind w:left="1701"/>
      <w:spacing w:after="57"/>
    </w:pPr>
  </w:style>
  <w:style w:type="paragraph" w:styleId="579">
    <w:name w:val="toc 8"/>
    <w:basedOn w:val="410"/>
    <w:next w:val="410"/>
    <w:uiPriority w:val="39"/>
    <w:unhideWhenUsed/>
    <w:pPr>
      <w:ind w:left="1984"/>
      <w:spacing w:after="57"/>
    </w:pPr>
  </w:style>
  <w:style w:type="paragraph" w:styleId="580">
    <w:name w:val="toc 9"/>
    <w:basedOn w:val="410"/>
    <w:next w:val="410"/>
    <w:uiPriority w:val="39"/>
    <w:unhideWhenUsed/>
    <w:pPr>
      <w:ind w:left="2268"/>
      <w:spacing w:after="57"/>
    </w:pPr>
  </w:style>
  <w:style w:type="paragraph" w:styleId="581">
    <w:name w:val="TOC Heading"/>
    <w:uiPriority w:val="39"/>
    <w:unhideWhenUsed/>
  </w:style>
  <w:style w:type="character" w:styleId="582" w:customStyle="1">
    <w:name w:val="Balloon Text Char"/>
    <w:link w:val="593"/>
    <w:qFormat/>
    <w:uiPriority w:val="99"/>
    <w:semiHidden/>
    <w:rPr>
      <w:rFonts w:ascii="Tahoma" w:hAnsi="Tahoma" w:cs="Tahoma"/>
      <w:sz w:val="16"/>
      <w:szCs w:val="16"/>
    </w:rPr>
  </w:style>
  <w:style w:type="character" w:styleId="583" w:customStyle="1">
    <w:name w:val="En-tête Car"/>
    <w:qFormat/>
    <w:uiPriority w:val="99"/>
    <w:rPr>
      <w:rFonts w:ascii="Arial" w:hAnsi="Arial" w:cs="Times New Roman"/>
      <w:sz w:val="24"/>
    </w:rPr>
  </w:style>
  <w:style w:type="character" w:styleId="584" w:customStyle="1">
    <w:name w:val="Pied de page Car"/>
    <w:qFormat/>
    <w:uiPriority w:val="99"/>
    <w:rPr>
      <w:rFonts w:ascii="Arial" w:hAnsi="Arial" w:cs="Times New Roman"/>
      <w:sz w:val="24"/>
    </w:rPr>
  </w:style>
  <w:style w:type="character" w:styleId="585" w:customStyle="1">
    <w:name w:val="List Paragraph Char"/>
    <w:link w:val="592"/>
    <w:qFormat/>
    <w:uiPriority w:val="34"/>
    <w:rPr>
      <w:rFonts w:ascii="Arial" w:hAnsi="Arial" w:cs="Times New Roman"/>
      <w:sz w:val="24"/>
      <w:szCs w:val="22"/>
      <w:lang w:eastAsia="en-US"/>
    </w:rPr>
  </w:style>
  <w:style w:type="character" w:styleId="586" w:customStyle="1">
    <w:name w:val="Bullets"/>
    <w:qFormat/>
    <w:rPr>
      <w:rFonts w:ascii="OpenSymbol" w:hAnsi="OpenSymbol" w:cs="OpenSymbol" w:eastAsia="OpenSymbol"/>
    </w:rPr>
  </w:style>
  <w:style w:type="paragraph" w:styleId="587" w:customStyle="1">
    <w:name w:val="Heading"/>
    <w:basedOn w:val="410"/>
    <w:next w:val="588"/>
    <w:qFormat/>
    <w:rPr>
      <w:rFonts w:ascii="Liberation Sans" w:hAnsi="Liberation Sans" w:cs="Lohit Devanagari" w:eastAsia="Noto Sans CJK SC"/>
      <w:sz w:val="28"/>
      <w:szCs w:val="28"/>
    </w:rPr>
    <w:pPr>
      <w:keepNext/>
      <w:spacing w:after="120" w:before="240"/>
    </w:pPr>
  </w:style>
  <w:style w:type="paragraph" w:styleId="588">
    <w:name w:val="Body Text"/>
    <w:basedOn w:val="410"/>
    <w:pPr>
      <w:spacing w:lineRule="auto" w:line="276" w:after="140"/>
    </w:pPr>
  </w:style>
  <w:style w:type="paragraph" w:styleId="589">
    <w:name w:val="List"/>
    <w:basedOn w:val="588"/>
    <w:rPr>
      <w:rFonts w:cs="Lohit Devanagari"/>
    </w:rPr>
  </w:style>
  <w:style w:type="paragraph" w:styleId="590">
    <w:name w:val="caption"/>
    <w:basedOn w:val="410"/>
    <w:qFormat/>
    <w:rPr>
      <w:rFonts w:cs="Lohit Devanagari"/>
      <w:i/>
      <w:iCs/>
      <w:szCs w:val="24"/>
    </w:rPr>
    <w:pPr>
      <w:spacing w:after="120" w:before="120"/>
    </w:pPr>
  </w:style>
  <w:style w:type="paragraph" w:styleId="591" w:customStyle="1">
    <w:name w:val="Index"/>
    <w:basedOn w:val="410"/>
    <w:qFormat/>
    <w:rPr>
      <w:rFonts w:cs="Lohit Devanagari"/>
    </w:rPr>
  </w:style>
  <w:style w:type="paragraph" w:styleId="592">
    <w:name w:val="List Paragraph"/>
    <w:basedOn w:val="410"/>
    <w:link w:val="585"/>
    <w:qFormat/>
    <w:uiPriority w:val="34"/>
    <w:pPr>
      <w:contextualSpacing w:val="true"/>
      <w:ind w:left="720"/>
    </w:pPr>
  </w:style>
  <w:style w:type="paragraph" w:styleId="593">
    <w:name w:val="Balloon Text"/>
    <w:basedOn w:val="410"/>
    <w:link w:val="582"/>
    <w:qFormat/>
    <w:uiPriority w:val="99"/>
    <w:semiHidden/>
    <w:unhideWhenUsed/>
    <w:rPr>
      <w:rFonts w:ascii="Tahoma" w:hAnsi="Tahoma"/>
      <w:sz w:val="16"/>
      <w:szCs w:val="16"/>
    </w:rPr>
  </w:style>
  <w:style w:type="paragraph" w:styleId="594" w:customStyle="1">
    <w:name w:val="Header and Footer"/>
    <w:basedOn w:val="410"/>
    <w:qFormat/>
  </w:style>
  <w:style w:type="paragraph" w:styleId="595">
    <w:name w:val="Header"/>
    <w:basedOn w:val="410"/>
    <w:link w:val="524"/>
    <w:uiPriority w:val="99"/>
    <w:unhideWhenUsed/>
    <w:rPr>
      <w:szCs w:val="20"/>
    </w:rPr>
    <w:pPr>
      <w:tabs>
        <w:tab w:val="center" w:pos="4536" w:leader="none"/>
        <w:tab w:val="right" w:pos="9072" w:leader="none"/>
      </w:tabs>
    </w:pPr>
  </w:style>
  <w:style w:type="paragraph" w:styleId="596">
    <w:name w:val="Footer"/>
    <w:basedOn w:val="410"/>
    <w:link w:val="525"/>
    <w:uiPriority w:val="99"/>
    <w:unhideWhenUsed/>
    <w:rPr>
      <w:szCs w:val="20"/>
    </w:rPr>
    <w:pPr>
      <w:tabs>
        <w:tab w:val="center" w:pos="4536" w:leader="none"/>
        <w:tab w:val="right" w:pos="9072" w:leader="none"/>
      </w:tabs>
    </w:pPr>
  </w:style>
  <w:style w:type="paragraph" w:styleId="597" w:customStyle="1">
    <w:name w:val="Bibliography 1"/>
    <w:basedOn w:val="591"/>
    <w:qFormat/>
    <w:pPr>
      <w:ind w:left="504" w:hanging="504"/>
      <w:spacing w:lineRule="atLeast" w:line="240"/>
      <w:tabs>
        <w:tab w:val="left" w:pos="504" w:leader="none"/>
      </w:tabs>
    </w:pPr>
  </w:style>
  <w:style w:type="paragraph" w:styleId="598" w:customStyle="1">
    <w:name w:val="Figure"/>
    <w:basedOn w:val="590"/>
    <w:qFormat/>
  </w:style>
  <w:style w:type="paragraph" w:styleId="599" w:customStyle="1">
    <w:name w:val="Frame Contents"/>
    <w:basedOn w:val="410"/>
    <w:qFormat/>
  </w:style>
  <w:style w:type="table" w:styleId="600">
    <w:name w:val="Table Grid"/>
    <w:basedOn w:val="421"/>
    <w:uiPriority w:val="59"/>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table" w:styleId="601" w:customStyle="1">
    <w:name w:val="Grille du tableau1"/>
    <w:basedOn w:val="421"/>
    <w:uiPriority w:val="59"/>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character" w:styleId="602">
    <w:name w:val="annotation reference"/>
    <w:basedOn w:val="420"/>
    <w:uiPriority w:val="99"/>
    <w:semiHidden/>
    <w:unhideWhenUsed/>
    <w:rPr>
      <w:sz w:val="16"/>
      <w:szCs w:val="16"/>
    </w:rPr>
  </w:style>
  <w:style w:type="paragraph" w:styleId="603">
    <w:name w:val="annotation text"/>
    <w:basedOn w:val="410"/>
    <w:link w:val="604"/>
    <w:uiPriority w:val="99"/>
    <w:semiHidden/>
    <w:unhideWhenUsed/>
    <w:rPr>
      <w:sz w:val="20"/>
      <w:szCs w:val="20"/>
    </w:rPr>
  </w:style>
  <w:style w:type="character" w:styleId="604" w:customStyle="1">
    <w:name w:val="Comment Text Char"/>
    <w:basedOn w:val="420"/>
    <w:link w:val="603"/>
    <w:uiPriority w:val="99"/>
    <w:semiHidden/>
    <w:rPr>
      <w:rFonts w:ascii="Arial" w:hAnsi="Arial" w:cs="Times New Roman"/>
      <w:szCs w:val="20"/>
      <w:lang w:eastAsia="en-US"/>
    </w:rPr>
  </w:style>
  <w:style w:type="paragraph" w:styleId="605">
    <w:name w:val="annotation subject"/>
    <w:basedOn w:val="603"/>
    <w:next w:val="603"/>
    <w:link w:val="606"/>
    <w:uiPriority w:val="99"/>
    <w:semiHidden/>
    <w:unhideWhenUsed/>
    <w:rPr>
      <w:b/>
      <w:bCs/>
    </w:rPr>
  </w:style>
  <w:style w:type="character" w:styleId="606" w:customStyle="1">
    <w:name w:val="Comment Subject Char"/>
    <w:basedOn w:val="604"/>
    <w:link w:val="605"/>
    <w:uiPriority w:val="99"/>
    <w:semiHidden/>
    <w:rPr>
      <w:rFonts w:ascii="Arial" w:hAnsi="Arial" w:cs="Times New Roman"/>
      <w:b/>
      <w:bCs/>
      <w:szCs w:val="20"/>
      <w:lang w:eastAsia="en-US"/>
    </w:r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comments" Target="comments.xml" /><Relationship Id="rId16" Type="http://schemas.microsoft.com/office/2011/relationships/commentsExtended" Target="commentsExtended.xml" /><Relationship Id="rId17" Type="http://schemas.microsoft.com/office/2016/09/relationships/commentsIds" Target="commentsIds.xml" /><Relationship Id="rId18" Type="http://schemas.microsoft.com/office/2011/relationships/people" Target="people.xml" /></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ONLYOFFICE/5.4.2.30</Application>
  <Company>F.R.S.-FNRS</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claire.deborggraef@frs-fnrs.be</dc:creator>
  <dc:description/>
  <dc:language>en-US</dc:language>
  <cp:revision>11</cp:revision>
  <dcterms:created xsi:type="dcterms:W3CDTF">2020-08-20T06:14:00Z</dcterms:created>
  <dcterms:modified xsi:type="dcterms:W3CDTF">2020-08-25T20:16:59Z</dcterms:modified>
</cp:coreProperties>
</file>